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54F32" w14:textId="740FCBCC" w:rsidR="00C85722" w:rsidRDefault="003C7336" w:rsidP="003C7336">
      <w:pPr>
        <w:spacing w:after="0" w:line="240" w:lineRule="auto"/>
        <w:rPr>
          <w:rFonts w:eastAsia="Times New Roman" w:cs="Calibri"/>
          <w:color w:val="000000"/>
          <w:kern w:val="0"/>
          <w14:ligatures w14:val="none"/>
        </w:rPr>
      </w:pPr>
      <w:hyperlink r:id="rId6" w:history="1">
        <w:r w:rsidRPr="003C7336">
          <w:rPr>
            <w:rStyle w:val="Hyperlink"/>
            <w:rFonts w:eastAsia="Times New Roman" w:cs="Calibri"/>
            <w:kern w:val="0"/>
            <w14:ligatures w14:val="none"/>
          </w:rPr>
          <w:t>https://silkskinonline.com/</w:t>
        </w:r>
      </w:hyperlink>
      <w:r>
        <w:rPr>
          <w:rFonts w:eastAsia="Times New Roman" w:cs="Calibri"/>
          <w:color w:val="000000"/>
          <w:kern w:val="0"/>
          <w14:ligatures w14:val="none"/>
        </w:rPr>
        <w:t xml:space="preserve"> </w:t>
      </w:r>
    </w:p>
    <w:p w14:paraId="0CBB8A96" w14:textId="77777777" w:rsidR="003C7336" w:rsidRPr="003C7336" w:rsidRDefault="003C7336" w:rsidP="003C7336">
      <w:pPr>
        <w:spacing w:after="0" w:line="240" w:lineRule="auto"/>
        <w:rPr>
          <w:rFonts w:eastAsia="Times New Roman" w:cs="Calibri"/>
          <w:color w:val="000000"/>
          <w:kern w:val="0"/>
          <w14:ligatures w14:val="none"/>
        </w:rPr>
      </w:pPr>
    </w:p>
    <w:p w14:paraId="3A2AC323" w14:textId="58685C7F" w:rsidR="00C85722" w:rsidRPr="00563D37" w:rsidRDefault="00C85722" w:rsidP="00953062">
      <w:pPr>
        <w:spacing w:after="0"/>
        <w:rPr>
          <w:sz w:val="20"/>
          <w:szCs w:val="20"/>
        </w:rPr>
      </w:pPr>
      <w:r w:rsidRPr="00563D37">
        <w:rPr>
          <w:sz w:val="20"/>
          <w:szCs w:val="20"/>
        </w:rPr>
        <w:t>Targeted Keywords</w:t>
      </w:r>
    </w:p>
    <w:p w14:paraId="57E8D134" w14:textId="77777777" w:rsidR="003C7336" w:rsidRPr="003C7336" w:rsidRDefault="003C7336" w:rsidP="003C7336">
      <w:pPr>
        <w:pStyle w:val="ListParagraph"/>
        <w:numPr>
          <w:ilvl w:val="0"/>
          <w:numId w:val="1"/>
        </w:numPr>
        <w:rPr>
          <w:sz w:val="20"/>
          <w:szCs w:val="20"/>
        </w:rPr>
      </w:pPr>
      <w:r w:rsidRPr="003C7336">
        <w:rPr>
          <w:sz w:val="20"/>
          <w:szCs w:val="20"/>
        </w:rPr>
        <w:t>buy leather goods and accessories</w:t>
      </w:r>
    </w:p>
    <w:p w14:paraId="19AE8B70" w14:textId="4494DA5F" w:rsidR="003C7336" w:rsidRPr="003C7336" w:rsidRDefault="003C7336" w:rsidP="003C7336">
      <w:pPr>
        <w:pStyle w:val="ListParagraph"/>
        <w:numPr>
          <w:ilvl w:val="0"/>
          <w:numId w:val="1"/>
        </w:numPr>
        <w:rPr>
          <w:sz w:val="20"/>
          <w:szCs w:val="20"/>
        </w:rPr>
      </w:pPr>
      <w:r w:rsidRPr="003C7336">
        <w:rPr>
          <w:sz w:val="20"/>
          <w:szCs w:val="20"/>
        </w:rPr>
        <w:t>leather products online</w:t>
      </w:r>
    </w:p>
    <w:p w14:paraId="58280F78" w14:textId="77777777" w:rsidR="003C7336" w:rsidRPr="003C7336" w:rsidRDefault="003C7336" w:rsidP="003C7336">
      <w:pPr>
        <w:pStyle w:val="ListParagraph"/>
        <w:numPr>
          <w:ilvl w:val="0"/>
          <w:numId w:val="1"/>
        </w:numPr>
        <w:rPr>
          <w:sz w:val="20"/>
          <w:szCs w:val="20"/>
        </w:rPr>
      </w:pPr>
      <w:r w:rsidRPr="003C7336">
        <w:rPr>
          <w:sz w:val="20"/>
          <w:szCs w:val="20"/>
        </w:rPr>
        <w:t>luxury leather goods online</w:t>
      </w:r>
    </w:p>
    <w:p w14:paraId="58A14559" w14:textId="13E648E3" w:rsidR="00C85722" w:rsidRPr="003C7336" w:rsidRDefault="003C7336" w:rsidP="003C7336">
      <w:pPr>
        <w:pStyle w:val="ListParagraph"/>
        <w:numPr>
          <w:ilvl w:val="0"/>
          <w:numId w:val="1"/>
        </w:numPr>
        <w:rPr>
          <w:sz w:val="18"/>
          <w:szCs w:val="18"/>
        </w:rPr>
      </w:pPr>
      <w:r w:rsidRPr="003C7336">
        <w:rPr>
          <w:sz w:val="20"/>
          <w:szCs w:val="20"/>
        </w:rPr>
        <w:t>buy genuine leather products</w:t>
      </w:r>
    </w:p>
    <w:p w14:paraId="5B9F2688" w14:textId="1CA44133" w:rsidR="003C7336" w:rsidRPr="00350EC8" w:rsidRDefault="003C7336" w:rsidP="003C7336">
      <w:pPr>
        <w:pStyle w:val="ListParagraph"/>
        <w:numPr>
          <w:ilvl w:val="0"/>
          <w:numId w:val="1"/>
        </w:numPr>
        <w:rPr>
          <w:ins w:id="0" w:author="hassan nadeem" w:date="2026-02-24T10:59:00Z" w16du:dateUtc="2026-02-24T15:59:00Z"/>
          <w:sz w:val="18"/>
          <w:szCs w:val="18"/>
          <w:rPrChange w:id="1" w:author="hassan nadeem" w:date="2026-02-24T10:59:00Z" w16du:dateUtc="2026-02-24T15:59:00Z">
            <w:rPr>
              <w:ins w:id="2" w:author="hassan nadeem" w:date="2026-02-24T10:59:00Z" w16du:dateUtc="2026-02-24T15:59:00Z"/>
              <w:sz w:val="20"/>
              <w:szCs w:val="20"/>
            </w:rPr>
          </w:rPrChange>
        </w:rPr>
      </w:pPr>
      <w:r>
        <w:rPr>
          <w:sz w:val="20"/>
          <w:szCs w:val="20"/>
        </w:rPr>
        <w:t>Pakistan</w:t>
      </w:r>
    </w:p>
    <w:p w14:paraId="695502A0" w14:textId="2BCCC1A2" w:rsidR="00350EC8" w:rsidRPr="00350EC8" w:rsidRDefault="00350EC8" w:rsidP="00350EC8">
      <w:pPr>
        <w:pStyle w:val="ListParagraph"/>
        <w:numPr>
          <w:ilvl w:val="0"/>
          <w:numId w:val="1"/>
        </w:numPr>
        <w:rPr>
          <w:ins w:id="3" w:author="hassan nadeem" w:date="2026-02-24T10:59:00Z" w16du:dateUtc="2026-02-24T15:59:00Z"/>
          <w:sz w:val="18"/>
          <w:szCs w:val="18"/>
          <w:rPrChange w:id="4" w:author="hassan nadeem" w:date="2026-02-24T10:59:00Z" w16du:dateUtc="2026-02-24T15:59:00Z">
            <w:rPr>
              <w:ins w:id="5" w:author="hassan nadeem" w:date="2026-02-24T10:59:00Z" w16du:dateUtc="2026-02-24T15:59:00Z"/>
            </w:rPr>
          </w:rPrChange>
        </w:rPr>
      </w:pPr>
      <w:ins w:id="6" w:author="hassan nadeem" w:date="2026-02-24T10:59:00Z" w16du:dateUtc="2026-02-24T15:59:00Z">
        <w:r w:rsidRPr="00350EC8">
          <w:rPr>
            <w:sz w:val="18"/>
            <w:szCs w:val="18"/>
          </w:rPr>
          <w:t>Buy leather goods and accessories</w:t>
        </w:r>
      </w:ins>
    </w:p>
    <w:p w14:paraId="65C36FE1" w14:textId="3504EDD9" w:rsidR="00350EC8" w:rsidRPr="00350EC8" w:rsidRDefault="00350EC8" w:rsidP="00350EC8">
      <w:pPr>
        <w:pStyle w:val="ListParagraph"/>
        <w:numPr>
          <w:ilvl w:val="0"/>
          <w:numId w:val="1"/>
        </w:numPr>
        <w:rPr>
          <w:ins w:id="7" w:author="hassan nadeem" w:date="2026-02-24T10:59:00Z" w16du:dateUtc="2026-02-24T15:59:00Z"/>
          <w:sz w:val="18"/>
          <w:szCs w:val="18"/>
          <w:rPrChange w:id="8" w:author="hassan nadeem" w:date="2026-02-24T10:59:00Z" w16du:dateUtc="2026-02-24T15:59:00Z">
            <w:rPr>
              <w:ins w:id="9" w:author="hassan nadeem" w:date="2026-02-24T10:59:00Z" w16du:dateUtc="2026-02-24T15:59:00Z"/>
            </w:rPr>
          </w:rPrChange>
        </w:rPr>
      </w:pPr>
      <w:ins w:id="10" w:author="hassan nadeem" w:date="2026-02-24T10:59:00Z" w16du:dateUtc="2026-02-24T15:59:00Z">
        <w:r w:rsidRPr="00350EC8">
          <w:rPr>
            <w:sz w:val="18"/>
            <w:szCs w:val="18"/>
          </w:rPr>
          <w:t>Leather products online</w:t>
        </w:r>
      </w:ins>
    </w:p>
    <w:p w14:paraId="68A7A904" w14:textId="03C8E102" w:rsidR="00350EC8" w:rsidRPr="00350EC8" w:rsidRDefault="00350EC8" w:rsidP="00350EC8">
      <w:pPr>
        <w:pStyle w:val="ListParagraph"/>
        <w:numPr>
          <w:ilvl w:val="0"/>
          <w:numId w:val="1"/>
        </w:numPr>
        <w:rPr>
          <w:ins w:id="11" w:author="hassan nadeem" w:date="2026-02-24T10:59:00Z" w16du:dateUtc="2026-02-24T15:59:00Z"/>
          <w:sz w:val="18"/>
          <w:szCs w:val="18"/>
          <w:rPrChange w:id="12" w:author="hassan nadeem" w:date="2026-02-24T10:59:00Z" w16du:dateUtc="2026-02-24T15:59:00Z">
            <w:rPr>
              <w:ins w:id="13" w:author="hassan nadeem" w:date="2026-02-24T10:59:00Z" w16du:dateUtc="2026-02-24T15:59:00Z"/>
            </w:rPr>
          </w:rPrChange>
        </w:rPr>
      </w:pPr>
      <w:ins w:id="14" w:author="hassan nadeem" w:date="2026-02-24T10:59:00Z" w16du:dateUtc="2026-02-24T15:59:00Z">
        <w:r w:rsidRPr="00350EC8">
          <w:rPr>
            <w:sz w:val="18"/>
            <w:szCs w:val="18"/>
          </w:rPr>
          <w:t>Luxury leather goods online</w:t>
        </w:r>
      </w:ins>
    </w:p>
    <w:p w14:paraId="7CCB14FF" w14:textId="4EBD02A8" w:rsidR="00350EC8" w:rsidRPr="00350EC8" w:rsidRDefault="00350EC8" w:rsidP="00350EC8">
      <w:pPr>
        <w:pStyle w:val="ListParagraph"/>
        <w:numPr>
          <w:ilvl w:val="0"/>
          <w:numId w:val="1"/>
        </w:numPr>
        <w:rPr>
          <w:ins w:id="15" w:author="hassan nadeem" w:date="2026-02-24T10:59:00Z" w16du:dateUtc="2026-02-24T15:59:00Z"/>
          <w:sz w:val="18"/>
          <w:szCs w:val="18"/>
          <w:rPrChange w:id="16" w:author="hassan nadeem" w:date="2026-02-24T10:59:00Z" w16du:dateUtc="2026-02-24T15:59:00Z">
            <w:rPr>
              <w:ins w:id="17" w:author="hassan nadeem" w:date="2026-02-24T10:59:00Z" w16du:dateUtc="2026-02-24T15:59:00Z"/>
            </w:rPr>
          </w:rPrChange>
        </w:rPr>
      </w:pPr>
      <w:ins w:id="18" w:author="hassan nadeem" w:date="2026-02-24T10:59:00Z" w16du:dateUtc="2026-02-24T15:59:00Z">
        <w:r w:rsidRPr="00350EC8">
          <w:rPr>
            <w:sz w:val="18"/>
            <w:szCs w:val="18"/>
          </w:rPr>
          <w:t>Buy genuine leather products</w:t>
        </w:r>
      </w:ins>
    </w:p>
    <w:p w14:paraId="69451255" w14:textId="3078C8BA" w:rsidR="00350EC8" w:rsidRPr="00350EC8" w:rsidRDefault="00350EC8" w:rsidP="00350EC8">
      <w:pPr>
        <w:pStyle w:val="ListParagraph"/>
        <w:numPr>
          <w:ilvl w:val="0"/>
          <w:numId w:val="1"/>
        </w:numPr>
        <w:rPr>
          <w:ins w:id="19" w:author="hassan nadeem" w:date="2026-02-24T10:59:00Z" w16du:dateUtc="2026-02-24T15:59:00Z"/>
          <w:sz w:val="18"/>
          <w:szCs w:val="18"/>
          <w:rPrChange w:id="20" w:author="hassan nadeem" w:date="2026-02-24T10:59:00Z" w16du:dateUtc="2026-02-24T15:59:00Z">
            <w:rPr>
              <w:ins w:id="21" w:author="hassan nadeem" w:date="2026-02-24T10:59:00Z" w16du:dateUtc="2026-02-24T15:59:00Z"/>
            </w:rPr>
          </w:rPrChange>
        </w:rPr>
      </w:pPr>
      <w:ins w:id="22" w:author="hassan nadeem" w:date="2026-02-24T10:59:00Z" w16du:dateUtc="2026-02-24T15:59:00Z">
        <w:r w:rsidRPr="00350EC8">
          <w:rPr>
            <w:sz w:val="18"/>
            <w:szCs w:val="18"/>
          </w:rPr>
          <w:t>Artisan leather goods</w:t>
        </w:r>
      </w:ins>
    </w:p>
    <w:p w14:paraId="1014DCC1" w14:textId="19DD45A9" w:rsidR="00350EC8" w:rsidRPr="00563D37" w:rsidRDefault="00350EC8" w:rsidP="00350EC8">
      <w:pPr>
        <w:pStyle w:val="ListParagraph"/>
        <w:numPr>
          <w:ilvl w:val="0"/>
          <w:numId w:val="1"/>
        </w:numPr>
        <w:rPr>
          <w:sz w:val="18"/>
          <w:szCs w:val="18"/>
        </w:rPr>
      </w:pPr>
      <w:ins w:id="23" w:author="hassan nadeem" w:date="2026-02-24T10:59:00Z" w16du:dateUtc="2026-02-24T15:59:00Z">
        <w:r w:rsidRPr="00350EC8">
          <w:rPr>
            <w:sz w:val="18"/>
            <w:szCs w:val="18"/>
          </w:rPr>
          <w:t>Handcrafted leather essentials</w:t>
        </w:r>
      </w:ins>
    </w:p>
    <w:p w14:paraId="3DEE3A94" w14:textId="77777777" w:rsidR="00C85722" w:rsidRPr="00563D37" w:rsidRDefault="00C85722" w:rsidP="00C85722">
      <w:pPr>
        <w:pStyle w:val="Heading3"/>
        <w:shd w:val="clear" w:color="auto" w:fill="D9D9D9" w:themeFill="background1" w:themeFillShade="D9"/>
        <w:rPr>
          <w:sz w:val="20"/>
          <w:szCs w:val="22"/>
        </w:rPr>
      </w:pPr>
      <w:r w:rsidRPr="00563D37">
        <w:rPr>
          <w:sz w:val="20"/>
          <w:szCs w:val="22"/>
        </w:rPr>
        <w:t>Meta Tags</w:t>
      </w:r>
    </w:p>
    <w:p w14:paraId="774A1209" w14:textId="34BDC3C9" w:rsidR="00C85722" w:rsidRPr="00563D37" w:rsidRDefault="00C85722" w:rsidP="00C85722">
      <w:pPr>
        <w:rPr>
          <w:sz w:val="20"/>
          <w:szCs w:val="20"/>
        </w:rPr>
      </w:pPr>
      <w:r w:rsidRPr="00563D37">
        <w:rPr>
          <w:b/>
          <w:bCs/>
          <w:sz w:val="20"/>
          <w:szCs w:val="20"/>
        </w:rPr>
        <w:t>Meta Title</w:t>
      </w:r>
      <w:r w:rsidRPr="00563D37">
        <w:rPr>
          <w:sz w:val="20"/>
          <w:szCs w:val="20"/>
        </w:rPr>
        <w:t xml:space="preserve">: </w:t>
      </w:r>
      <w:commentRangeStart w:id="24"/>
      <w:r w:rsidR="00D47216" w:rsidRPr="00D47216">
        <w:rPr>
          <w:sz w:val="20"/>
          <w:szCs w:val="20"/>
        </w:rPr>
        <w:t>Buy Luxury Leather Goods | Genuine Leather Accessories- SILKSKIN</w:t>
      </w:r>
      <w:commentRangeEnd w:id="24"/>
      <w:r w:rsidR="00B367DC" w:rsidRPr="00563D37">
        <w:rPr>
          <w:rStyle w:val="CommentReference"/>
          <w:sz w:val="20"/>
          <w:szCs w:val="20"/>
        </w:rPr>
        <w:commentReference w:id="24"/>
      </w:r>
    </w:p>
    <w:p w14:paraId="6FA2CE0A" w14:textId="02B521E4" w:rsidR="00C85722" w:rsidRPr="00563D37" w:rsidRDefault="00C85722" w:rsidP="00C85722">
      <w:pPr>
        <w:rPr>
          <w:sz w:val="18"/>
          <w:szCs w:val="18"/>
        </w:rPr>
      </w:pPr>
      <w:r w:rsidRPr="00563D37">
        <w:rPr>
          <w:b/>
          <w:bCs/>
          <w:sz w:val="20"/>
          <w:szCs w:val="20"/>
        </w:rPr>
        <w:t>Meta Description</w:t>
      </w:r>
      <w:r w:rsidRPr="00563D37">
        <w:rPr>
          <w:sz w:val="20"/>
          <w:szCs w:val="20"/>
        </w:rPr>
        <w:t xml:space="preserve">: </w:t>
      </w:r>
      <w:commentRangeStart w:id="25"/>
      <w:r w:rsidR="00027EAA" w:rsidRPr="00027EAA">
        <w:rPr>
          <w:sz w:val="20"/>
          <w:szCs w:val="20"/>
        </w:rPr>
        <w:t>Explore SILKSKIN to buy leather goods and accessories. Shop luxury leather goods online and genuine leather products across Pakistan.</w:t>
      </w:r>
      <w:commentRangeEnd w:id="25"/>
      <w:r w:rsidR="00B367DC" w:rsidRPr="00563D37">
        <w:rPr>
          <w:rStyle w:val="CommentReference"/>
          <w:sz w:val="18"/>
          <w:szCs w:val="18"/>
        </w:rPr>
        <w:commentReference w:id="25"/>
      </w:r>
    </w:p>
    <w:p w14:paraId="53C74FB1" w14:textId="77777777" w:rsidR="00C85722" w:rsidRPr="00563D37" w:rsidRDefault="00C85722" w:rsidP="00C85722">
      <w:pPr>
        <w:pStyle w:val="Heading3"/>
        <w:shd w:val="clear" w:color="auto" w:fill="D9D9D9" w:themeFill="background1" w:themeFillShade="D9"/>
        <w:rPr>
          <w:sz w:val="20"/>
          <w:szCs w:val="22"/>
        </w:rPr>
      </w:pPr>
      <w:r w:rsidRPr="00563D37">
        <w:rPr>
          <w:sz w:val="20"/>
          <w:szCs w:val="22"/>
        </w:rPr>
        <w:t>SEO Paragraphs</w:t>
      </w:r>
    </w:p>
    <w:p w14:paraId="1F78FFB5" w14:textId="218D22E1" w:rsidR="00C3569B" w:rsidRPr="00953062" w:rsidRDefault="00C3569B" w:rsidP="00417F8C">
      <w:pPr>
        <w:pStyle w:val="Heading1"/>
        <w:rPr>
          <w:sz w:val="28"/>
          <w:szCs w:val="24"/>
        </w:rPr>
      </w:pPr>
      <w:commentRangeStart w:id="26"/>
      <w:r w:rsidRPr="00953062">
        <w:rPr>
          <w:rStyle w:val="Strong"/>
          <w:rFonts w:ascii="Arial" w:hAnsi="Arial" w:cs="Arial"/>
          <w:b/>
          <w:bCs/>
          <w:sz w:val="28"/>
          <w:szCs w:val="24"/>
        </w:rPr>
        <w:t xml:space="preserve">Buy </w:t>
      </w:r>
      <w:r w:rsidR="00953062" w:rsidRPr="00953062">
        <w:rPr>
          <w:rStyle w:val="Strong"/>
          <w:rFonts w:ascii="Arial" w:hAnsi="Arial" w:cs="Arial"/>
          <w:b/>
          <w:bCs/>
          <w:sz w:val="28"/>
          <w:szCs w:val="24"/>
        </w:rPr>
        <w:t xml:space="preserve">Luxury </w:t>
      </w:r>
      <w:r w:rsidRPr="00953062">
        <w:rPr>
          <w:rStyle w:val="Strong"/>
          <w:rFonts w:ascii="Arial" w:hAnsi="Arial" w:cs="Arial"/>
          <w:b/>
          <w:bCs/>
          <w:sz w:val="28"/>
          <w:szCs w:val="24"/>
        </w:rPr>
        <w:t>Leather Goods and Accessories in Pakistan</w:t>
      </w:r>
      <w:commentRangeEnd w:id="26"/>
      <w:r w:rsidR="00B367DC" w:rsidRPr="00953062">
        <w:rPr>
          <w:rStyle w:val="CommentReference"/>
          <w:sz w:val="28"/>
          <w:szCs w:val="24"/>
        </w:rPr>
        <w:commentReference w:id="26"/>
      </w:r>
    </w:p>
    <w:p w14:paraId="04D17BAB" w14:textId="77777777" w:rsidR="002431E2" w:rsidRPr="002431E2" w:rsidRDefault="002431E2" w:rsidP="002431E2">
      <w:pPr>
        <w:pStyle w:val="Heading1"/>
        <w:rPr>
          <w:ins w:id="27" w:author="Hassan Nadeem &lt;US ARL MSG EM&gt;" w:date="2026-02-24T10:46:00Z"/>
          <w:rFonts w:eastAsia="Times New Roman"/>
          <w:b w:val="0"/>
          <w:bCs w:val="0"/>
          <w:color w:val="auto"/>
          <w:kern w:val="0"/>
          <w:sz w:val="22"/>
          <w:szCs w:val="22"/>
          <w14:ligatures w14:val="none"/>
          <w:rPrChange w:id="28" w:author="Hassan Nadeem &lt;US ARL MSG EM&gt;" w:date="2026-02-24T10:46:00Z" w16du:dateUtc="2026-02-24T15:46:00Z">
            <w:rPr>
              <w:ins w:id="29" w:author="Hassan Nadeem &lt;US ARL MSG EM&gt;" w:date="2026-02-24T10:46:00Z"/>
            </w:rPr>
          </w:rPrChange>
        </w:rPr>
      </w:pPr>
      <w:ins w:id="30" w:author="Hassan Nadeem &lt;US ARL MSG EM&gt;" w:date="2026-02-24T10:46:00Z">
        <w:r w:rsidRPr="002431E2">
          <w:rPr>
            <w:rFonts w:eastAsia="Times New Roman"/>
            <w:b w:val="0"/>
            <w:bCs w:val="0"/>
            <w:color w:val="auto"/>
            <w:kern w:val="0"/>
            <w:sz w:val="22"/>
            <w:szCs w:val="22"/>
            <w14:ligatures w14:val="none"/>
            <w:rPrChange w:id="31" w:author="Hassan Nadeem &lt;US ARL MSG EM&gt;" w:date="2026-02-24T10:46:00Z" w16du:dateUtc="2026-02-24T15:46:00Z">
              <w:rPr/>
            </w:rPrChange>
          </w:rPr>
          <w:t>Welcome to SILKSKIN, where precision-cut leather meets enduring design. For customers across Pakistan, SILKSKIN offers thoughtfully engineered leather essentials that combine structure, functionality, and refined minimalism.</w:t>
        </w:r>
      </w:ins>
    </w:p>
    <w:p w14:paraId="73820B10" w14:textId="77777777" w:rsidR="002431E2" w:rsidRPr="002431E2" w:rsidRDefault="002431E2" w:rsidP="002431E2">
      <w:pPr>
        <w:pStyle w:val="Heading1"/>
        <w:rPr>
          <w:ins w:id="32" w:author="Hassan Nadeem &lt;US ARL MSG EM&gt;" w:date="2026-02-24T10:46:00Z"/>
          <w:rFonts w:eastAsia="Times New Roman"/>
          <w:b w:val="0"/>
          <w:bCs w:val="0"/>
          <w:color w:val="auto"/>
          <w:kern w:val="0"/>
          <w:sz w:val="22"/>
          <w:szCs w:val="22"/>
          <w14:ligatures w14:val="none"/>
          <w:rPrChange w:id="33" w:author="Hassan Nadeem &lt;US ARL MSG EM&gt;" w:date="2026-02-24T10:46:00Z" w16du:dateUtc="2026-02-24T15:46:00Z">
            <w:rPr>
              <w:ins w:id="34" w:author="Hassan Nadeem &lt;US ARL MSG EM&gt;" w:date="2026-02-24T10:46:00Z"/>
            </w:rPr>
          </w:rPrChange>
        </w:rPr>
      </w:pPr>
      <w:ins w:id="35" w:author="Hassan Nadeem &lt;US ARL MSG EM&gt;" w:date="2026-02-24T10:46:00Z">
        <w:r w:rsidRPr="002431E2">
          <w:rPr>
            <w:rFonts w:eastAsia="Times New Roman"/>
            <w:b w:val="0"/>
            <w:bCs w:val="0"/>
            <w:color w:val="auto"/>
            <w:kern w:val="0"/>
            <w:sz w:val="22"/>
            <w:szCs w:val="22"/>
            <w14:ligatures w14:val="none"/>
            <w:rPrChange w:id="36" w:author="Hassan Nadeem &lt;US ARL MSG EM&gt;" w:date="2026-02-24T10:46:00Z" w16du:dateUtc="2026-02-24T15:46:00Z">
              <w:rPr/>
            </w:rPrChange>
          </w:rPr>
          <w:t>If you are searching for high-quality leather products online, SILKSKIN bridges traditional craftsmanship and modern refinement. Each piece is sculpted using carefully selected hides chosen for their ability to develop a unique patina—a story of your journey told through leather.</w:t>
        </w:r>
      </w:ins>
    </w:p>
    <w:p w14:paraId="7FF67D1F" w14:textId="1A795C83" w:rsidR="00C3569B" w:rsidRPr="00953062" w:rsidDel="002431E2" w:rsidRDefault="00C3569B" w:rsidP="00C3569B">
      <w:pPr>
        <w:pStyle w:val="NormalWeb"/>
        <w:spacing w:before="0" w:beforeAutospacing="0"/>
        <w:rPr>
          <w:del w:id="37" w:author="Hassan Nadeem &lt;US ARL MSG EM&gt;" w:date="2026-02-24T10:46:00Z" w16du:dateUtc="2026-02-24T15:46:00Z"/>
          <w:rFonts w:ascii="Calibri" w:hAnsi="Calibri" w:cs="Calibri"/>
          <w:sz w:val="22"/>
          <w:szCs w:val="22"/>
        </w:rPr>
      </w:pPr>
      <w:del w:id="38" w:author="Hassan Nadeem &lt;US ARL MSG EM&gt;" w:date="2026-02-24T10:46:00Z" w16du:dateUtc="2026-02-24T15:46:00Z">
        <w:r w:rsidRPr="00953062" w:rsidDel="002431E2">
          <w:rPr>
            <w:rFonts w:ascii="Calibri" w:hAnsi="Calibri" w:cs="Calibri"/>
            <w:sz w:val="22"/>
            <w:szCs w:val="22"/>
          </w:rPr>
          <w:delText xml:space="preserve">Welcome to </w:delText>
        </w:r>
        <w:r w:rsidRPr="00953062" w:rsidDel="002431E2">
          <w:rPr>
            <w:rStyle w:val="Strong"/>
            <w:rFonts w:ascii="Calibri" w:eastAsiaTheme="majorEastAsia" w:hAnsi="Calibri" w:cs="Calibri"/>
            <w:b w:val="0"/>
            <w:sz w:val="22"/>
            <w:szCs w:val="22"/>
            <w:highlight w:val="yellow"/>
          </w:rPr>
          <w:delText>SILKSKIN</w:delText>
        </w:r>
        <w:r w:rsidRPr="00953062" w:rsidDel="002431E2">
          <w:rPr>
            <w:rFonts w:ascii="Calibri" w:hAnsi="Calibri" w:cs="Calibri"/>
            <w:sz w:val="22"/>
            <w:szCs w:val="22"/>
          </w:rPr>
          <w:delText xml:space="preserve">, </w:delText>
        </w:r>
      </w:del>
      <w:del w:id="39" w:author="Hassan Nadeem &lt;US ARL MSG EM&gt;" w:date="2026-02-24T10:42:00Z" w16du:dateUtc="2026-02-24T15:42:00Z">
        <w:r w:rsidRPr="00953062" w:rsidDel="00B367DC">
          <w:rPr>
            <w:rFonts w:ascii="Calibri" w:hAnsi="Calibri" w:cs="Calibri"/>
            <w:sz w:val="22"/>
            <w:szCs w:val="22"/>
          </w:rPr>
          <w:delText xml:space="preserve">your destination to </w:delText>
        </w:r>
        <w:r w:rsidRPr="00953062" w:rsidDel="00B367DC">
          <w:rPr>
            <w:rStyle w:val="Strong"/>
            <w:rFonts w:ascii="Calibri" w:eastAsiaTheme="majorEastAsia" w:hAnsi="Calibri" w:cs="Calibri"/>
            <w:b w:val="0"/>
            <w:sz w:val="22"/>
            <w:szCs w:val="22"/>
            <w:highlight w:val="yellow"/>
          </w:rPr>
          <w:delText>buy leather goods and accessories</w:delText>
        </w:r>
        <w:r w:rsidRPr="00953062" w:rsidDel="00B367DC">
          <w:rPr>
            <w:rFonts w:ascii="Calibri" w:hAnsi="Calibri" w:cs="Calibri"/>
            <w:sz w:val="22"/>
            <w:szCs w:val="22"/>
          </w:rPr>
          <w:delText xml:space="preserve"> crafted with precision, durability, and timeless design. </w:delText>
        </w:r>
      </w:del>
      <w:del w:id="40" w:author="Hassan Nadeem &lt;US ARL MSG EM&gt;" w:date="2026-02-24T10:46:00Z" w16du:dateUtc="2026-02-24T15:46:00Z">
        <w:r w:rsidRPr="00953062" w:rsidDel="002431E2">
          <w:rPr>
            <w:rFonts w:ascii="Calibri" w:hAnsi="Calibri" w:cs="Calibri"/>
            <w:sz w:val="22"/>
            <w:szCs w:val="22"/>
          </w:rPr>
          <w:delText xml:space="preserve">For customers across </w:delText>
        </w:r>
        <w:r w:rsidRPr="00953062" w:rsidDel="002431E2">
          <w:rPr>
            <w:rStyle w:val="Strong"/>
            <w:rFonts w:ascii="Calibri" w:eastAsiaTheme="majorEastAsia" w:hAnsi="Calibri" w:cs="Calibri"/>
            <w:b w:val="0"/>
            <w:sz w:val="22"/>
            <w:szCs w:val="22"/>
          </w:rPr>
          <w:delText>Pakistan</w:delText>
        </w:r>
        <w:r w:rsidRPr="00953062" w:rsidDel="002431E2">
          <w:rPr>
            <w:rFonts w:ascii="Calibri" w:hAnsi="Calibri" w:cs="Calibri"/>
            <w:sz w:val="22"/>
            <w:szCs w:val="22"/>
          </w:rPr>
          <w:delText xml:space="preserve">, SILKSKIN offers thoughtfully </w:delText>
        </w:r>
      </w:del>
      <w:del w:id="41" w:author="Hassan Nadeem &lt;US ARL MSG EM&gt;" w:date="2026-02-24T10:43:00Z" w16du:dateUtc="2026-02-24T15:43:00Z">
        <w:r w:rsidRPr="00953062" w:rsidDel="002431E2">
          <w:rPr>
            <w:rFonts w:ascii="Calibri" w:hAnsi="Calibri" w:cs="Calibri"/>
            <w:sz w:val="22"/>
            <w:szCs w:val="22"/>
          </w:rPr>
          <w:delText>made leather essentials that combine structure, functionality, and</w:delText>
        </w:r>
      </w:del>
      <w:del w:id="42" w:author="Hassan Nadeem &lt;US ARL MSG EM&gt;" w:date="2026-02-24T10:46:00Z" w16du:dateUtc="2026-02-24T15:46:00Z">
        <w:r w:rsidRPr="00953062" w:rsidDel="002431E2">
          <w:rPr>
            <w:rFonts w:ascii="Calibri" w:hAnsi="Calibri" w:cs="Calibri"/>
            <w:sz w:val="22"/>
            <w:szCs w:val="22"/>
          </w:rPr>
          <w:delText xml:space="preserve"> </w:delText>
        </w:r>
      </w:del>
      <w:del w:id="43" w:author="Hassan Nadeem &lt;US ARL MSG EM&gt;" w:date="2026-02-24T10:43:00Z" w16du:dateUtc="2026-02-24T15:43:00Z">
        <w:r w:rsidRPr="00953062" w:rsidDel="002431E2">
          <w:rPr>
            <w:rFonts w:ascii="Calibri" w:hAnsi="Calibri" w:cs="Calibri"/>
            <w:sz w:val="22"/>
            <w:szCs w:val="22"/>
          </w:rPr>
          <w:delText>everyday elegance</w:delText>
        </w:r>
      </w:del>
      <w:del w:id="44" w:author="Hassan Nadeem &lt;US ARL MSG EM&gt;" w:date="2026-02-24T10:46:00Z" w16du:dateUtc="2026-02-24T15:46:00Z">
        <w:r w:rsidRPr="00953062" w:rsidDel="002431E2">
          <w:rPr>
            <w:rFonts w:ascii="Calibri" w:hAnsi="Calibri" w:cs="Calibri"/>
            <w:sz w:val="22"/>
            <w:szCs w:val="22"/>
          </w:rPr>
          <w:delText>.</w:delText>
        </w:r>
      </w:del>
    </w:p>
    <w:p w14:paraId="2E2AFB35" w14:textId="1AB3F52D" w:rsidR="00C3569B" w:rsidRPr="00953062" w:rsidDel="002431E2" w:rsidRDefault="00C3569B" w:rsidP="00C3569B">
      <w:pPr>
        <w:pStyle w:val="NormalWeb"/>
        <w:rPr>
          <w:del w:id="45" w:author="Hassan Nadeem &lt;US ARL MSG EM&gt;" w:date="2026-02-24T10:46:00Z" w16du:dateUtc="2026-02-24T15:46:00Z"/>
          <w:rFonts w:ascii="Calibri" w:hAnsi="Calibri" w:cs="Calibri"/>
          <w:sz w:val="22"/>
          <w:szCs w:val="22"/>
        </w:rPr>
      </w:pPr>
      <w:del w:id="46" w:author="Hassan Nadeem &lt;US ARL MSG EM&gt;" w:date="2026-02-24T10:46:00Z" w16du:dateUtc="2026-02-24T15:46:00Z">
        <w:r w:rsidRPr="00953062" w:rsidDel="002431E2">
          <w:rPr>
            <w:rFonts w:ascii="Calibri" w:hAnsi="Calibri" w:cs="Calibri"/>
            <w:sz w:val="22"/>
            <w:szCs w:val="22"/>
          </w:rPr>
          <w:delText xml:space="preserve">If you are searching for high-quality </w:delText>
        </w:r>
        <w:r w:rsidRPr="00953062" w:rsidDel="002431E2">
          <w:rPr>
            <w:rStyle w:val="Strong"/>
            <w:rFonts w:ascii="Calibri" w:eastAsiaTheme="majorEastAsia" w:hAnsi="Calibri" w:cs="Calibri"/>
            <w:b w:val="0"/>
            <w:sz w:val="22"/>
            <w:szCs w:val="22"/>
            <w:highlight w:val="yellow"/>
          </w:rPr>
          <w:delText xml:space="preserve">leather </w:delText>
        </w:r>
        <w:r w:rsidDel="002431E2">
          <w:fldChar w:fldCharType="begin"/>
        </w:r>
        <w:r w:rsidDel="002431E2">
          <w:delInstrText>HYPERLINK "https://silkskinonline.com/collections/all"</w:delInstrText>
        </w:r>
        <w:r w:rsidDel="002431E2">
          <w:fldChar w:fldCharType="separate"/>
        </w:r>
        <w:r w:rsidRPr="00953062" w:rsidDel="002431E2">
          <w:rPr>
            <w:rStyle w:val="Hyperlink"/>
            <w:rFonts w:ascii="Calibri" w:eastAsiaTheme="majorEastAsia" w:hAnsi="Calibri" w:cs="Calibri"/>
            <w:sz w:val="22"/>
            <w:szCs w:val="22"/>
            <w:highlight w:val="yellow"/>
          </w:rPr>
          <w:delText>products</w:delText>
        </w:r>
        <w:r w:rsidDel="002431E2">
          <w:fldChar w:fldCharType="end"/>
        </w:r>
        <w:r w:rsidRPr="00953062" w:rsidDel="002431E2">
          <w:rPr>
            <w:rStyle w:val="Strong"/>
            <w:rFonts w:ascii="Calibri" w:eastAsiaTheme="majorEastAsia" w:hAnsi="Calibri" w:cs="Calibri"/>
            <w:b w:val="0"/>
            <w:sz w:val="22"/>
            <w:szCs w:val="22"/>
            <w:highlight w:val="yellow"/>
          </w:rPr>
          <w:delText xml:space="preserve"> online</w:delText>
        </w:r>
        <w:r w:rsidRPr="00953062" w:rsidDel="002431E2">
          <w:rPr>
            <w:rFonts w:ascii="Calibri" w:hAnsi="Calibri" w:cs="Calibri"/>
            <w:sz w:val="22"/>
            <w:szCs w:val="22"/>
          </w:rPr>
          <w:delText>, SILKSKIN brings together traditional craftsmanship and modern refinement in one seamless shopping experience. Each product is constructed using carefully selected hides and finished with attention to detail, ensuring longevity and character that develops beautifully over time.</w:delText>
        </w:r>
      </w:del>
    </w:p>
    <w:p w14:paraId="24B12402" w14:textId="1B9A77FE" w:rsidR="00953062" w:rsidRDefault="00953062" w:rsidP="000C00DC">
      <w:pPr>
        <w:pStyle w:val="Heading2"/>
        <w:rPr>
          <w:ins w:id="47" w:author="hassan nadeem" w:date="2026-02-24T10:47:00Z" w16du:dateUtc="2026-02-24T15:47:00Z"/>
        </w:rPr>
      </w:pPr>
      <w:r w:rsidRPr="00953062">
        <w:t>Your Luxury leather Hub</w:t>
      </w:r>
    </w:p>
    <w:p w14:paraId="49DAB7CC" w14:textId="77777777" w:rsidR="00AE5C2C" w:rsidRPr="00AE5C2C" w:rsidRDefault="00AE5C2C">
      <w:pPr>
        <w:pPrChange w:id="48" w:author="hassan nadeem" w:date="2026-02-24T10:47:00Z" w16du:dateUtc="2026-02-24T15:47:00Z">
          <w:pPr>
            <w:pStyle w:val="Heading2"/>
          </w:pPr>
        </w:pPrChange>
      </w:pPr>
    </w:p>
    <w:p w14:paraId="41F3FE24" w14:textId="37A78011" w:rsidR="00C3569B" w:rsidDel="00CA4F84" w:rsidRDefault="00CA4F84" w:rsidP="000C00DC">
      <w:pPr>
        <w:pStyle w:val="Heading2"/>
        <w:rPr>
          <w:del w:id="49" w:author="hassan nadeem" w:date="2026-02-24T10:48:00Z" w16du:dateUtc="2026-02-24T15:48:00Z"/>
          <w:rFonts w:ascii="Calibri" w:hAnsi="Calibri" w:cs="Calibri"/>
          <w:sz w:val="22"/>
          <w:szCs w:val="22"/>
        </w:rPr>
      </w:pPr>
      <w:ins w:id="50" w:author="hassan nadeem" w:date="2026-02-24T10:48:00Z">
        <w:r w:rsidRPr="00CA4F84">
          <w:rPr>
            <w:rFonts w:ascii="Calibri" w:hAnsi="Calibri" w:cs="Calibri"/>
            <w:sz w:val="22"/>
            <w:szCs w:val="22"/>
          </w:rPr>
          <w:t>As a destination for luxury leather goods online, SILKSKIN focuses on creating pieces that feel elevated yet practical. Our collections are designed to move with your lifestyle—whether you need executive carry essentials, professional accessories, or travel-ready companions. Customers can shop with confidence, knowing every SILKSKIN item is built with material integrity and a commitment to longevity.</w:t>
        </w:r>
      </w:ins>
      <w:del w:id="51" w:author="hassan nadeem" w:date="2026-02-24T10:48:00Z" w16du:dateUtc="2026-02-24T15:48:00Z">
        <w:r w:rsidR="00C3569B" w:rsidRPr="00953062" w:rsidDel="00CA4F84">
          <w:rPr>
            <w:rFonts w:ascii="Calibri" w:hAnsi="Calibri" w:cs="Calibri"/>
            <w:sz w:val="22"/>
            <w:szCs w:val="22"/>
          </w:rPr>
          <w:delText xml:space="preserve">As </w:delText>
        </w:r>
        <w:r w:rsidR="00953062" w:rsidRPr="00953062" w:rsidDel="00CA4F84">
          <w:rPr>
            <w:rFonts w:ascii="Calibri" w:hAnsi="Calibri" w:cs="Calibri"/>
            <w:sz w:val="22"/>
            <w:szCs w:val="22"/>
          </w:rPr>
          <w:delText>a hub</w:delText>
        </w:r>
        <w:r w:rsidR="00C3569B" w:rsidRPr="00953062" w:rsidDel="00CA4F84">
          <w:rPr>
            <w:rFonts w:ascii="Calibri" w:hAnsi="Calibri" w:cs="Calibri"/>
            <w:sz w:val="22"/>
            <w:szCs w:val="22"/>
          </w:rPr>
          <w:delText xml:space="preserve"> for </w:delText>
        </w:r>
        <w:r w:rsidR="00C3569B" w:rsidRPr="00953062" w:rsidDel="00CA4F84">
          <w:rPr>
            <w:rStyle w:val="Strong"/>
            <w:rFonts w:ascii="Calibri" w:hAnsi="Calibri" w:cs="Calibri"/>
            <w:sz w:val="22"/>
            <w:szCs w:val="22"/>
            <w:highlight w:val="yellow"/>
          </w:rPr>
          <w:delText>luxury leather goods online</w:delText>
        </w:r>
        <w:r w:rsidR="00C3569B" w:rsidRPr="00953062" w:rsidDel="00CA4F84">
          <w:rPr>
            <w:rFonts w:ascii="Calibri" w:hAnsi="Calibri" w:cs="Calibri"/>
            <w:sz w:val="22"/>
            <w:szCs w:val="22"/>
          </w:rPr>
          <w:delText>, SILKSKIN focuses on creating pieces that feel elevated yet practical. Our collections are designed to move with your lifestyle — whether you need everyday carry essentials, professional accessories, or travel-ready companions.</w:delText>
        </w:r>
      </w:del>
    </w:p>
    <w:p w14:paraId="733519F9" w14:textId="77777777" w:rsidR="00CA4F84" w:rsidRPr="00CA4F84" w:rsidRDefault="00CA4F84">
      <w:pPr>
        <w:rPr>
          <w:ins w:id="52" w:author="hassan nadeem" w:date="2026-02-24T10:48:00Z" w16du:dateUtc="2026-02-24T15:48:00Z"/>
        </w:rPr>
        <w:pPrChange w:id="53" w:author="hassan nadeem" w:date="2026-02-24T10:48:00Z" w16du:dateUtc="2026-02-24T15:48:00Z">
          <w:pPr>
            <w:pStyle w:val="NormalWeb"/>
            <w:spacing w:before="0" w:beforeAutospacing="0"/>
          </w:pPr>
        </w:pPrChange>
      </w:pPr>
    </w:p>
    <w:p w14:paraId="10C9F7D1" w14:textId="174E733C" w:rsidR="00C3569B" w:rsidRPr="00953062" w:rsidDel="00CA4F84" w:rsidRDefault="00C3569B" w:rsidP="00C3569B">
      <w:pPr>
        <w:pStyle w:val="NormalWeb"/>
        <w:rPr>
          <w:del w:id="54" w:author="hassan nadeem" w:date="2026-02-24T10:48:00Z" w16du:dateUtc="2026-02-24T15:48:00Z"/>
          <w:rFonts w:ascii="Calibri" w:hAnsi="Calibri" w:cs="Calibri"/>
          <w:sz w:val="22"/>
          <w:szCs w:val="22"/>
        </w:rPr>
      </w:pPr>
      <w:del w:id="55" w:author="hassan nadeem" w:date="2026-02-24T10:48:00Z" w16du:dateUtc="2026-02-24T15:48:00Z">
        <w:r w:rsidRPr="00953062" w:rsidDel="00CA4F84">
          <w:rPr>
            <w:rFonts w:ascii="Calibri" w:hAnsi="Calibri" w:cs="Calibri"/>
            <w:sz w:val="22"/>
            <w:szCs w:val="22"/>
          </w:rPr>
          <w:lastRenderedPageBreak/>
          <w:delText xml:space="preserve">Customers who want to </w:delText>
        </w:r>
        <w:r w:rsidRPr="00953062" w:rsidDel="00CA4F84">
          <w:rPr>
            <w:rStyle w:val="Strong"/>
            <w:rFonts w:ascii="Calibri" w:eastAsiaTheme="majorEastAsia" w:hAnsi="Calibri" w:cs="Calibri"/>
            <w:b w:val="0"/>
            <w:sz w:val="22"/>
            <w:szCs w:val="22"/>
            <w:highlight w:val="yellow"/>
          </w:rPr>
          <w:delText>buy genuine leather products</w:delText>
        </w:r>
        <w:r w:rsidRPr="00953062" w:rsidDel="00CA4F84">
          <w:rPr>
            <w:rFonts w:ascii="Calibri" w:hAnsi="Calibri" w:cs="Calibri"/>
            <w:sz w:val="22"/>
            <w:szCs w:val="22"/>
          </w:rPr>
          <w:delText xml:space="preserve"> can shop with confidence. Every SILKSKIN item is built with durability, strong stitching, and balanced design in mind. We believe genuine leather should be </w:delText>
        </w:r>
        <w:r w:rsidDel="00CA4F84">
          <w:fldChar w:fldCharType="begin"/>
        </w:r>
        <w:r w:rsidDel="00CA4F84">
          <w:delInstrText>HYPERLINK "https://silkskinonline.com/pages/faqs"</w:delInstrText>
        </w:r>
        <w:r w:rsidDel="00CA4F84">
          <w:fldChar w:fldCharType="separate"/>
        </w:r>
        <w:r w:rsidRPr="00953062" w:rsidDel="00CA4F84">
          <w:rPr>
            <w:rStyle w:val="Hyperlink"/>
            <w:rFonts w:ascii="Calibri" w:hAnsi="Calibri" w:cs="Calibri"/>
            <w:sz w:val="22"/>
            <w:szCs w:val="22"/>
          </w:rPr>
          <w:delText>accessible</w:delText>
        </w:r>
        <w:r w:rsidDel="00CA4F84">
          <w:fldChar w:fldCharType="end"/>
        </w:r>
        <w:r w:rsidRPr="00953062" w:rsidDel="00CA4F84">
          <w:rPr>
            <w:rFonts w:ascii="Calibri" w:hAnsi="Calibri" w:cs="Calibri"/>
            <w:sz w:val="22"/>
            <w:szCs w:val="22"/>
          </w:rPr>
          <w:delText>, reliable, and made to last — not just for special occasions, but for daily use.</w:delText>
        </w:r>
      </w:del>
    </w:p>
    <w:p w14:paraId="2F34C905" w14:textId="77777777" w:rsidR="00C3569B" w:rsidRDefault="00C3569B" w:rsidP="000C00DC">
      <w:pPr>
        <w:pStyle w:val="Heading2"/>
        <w:rPr>
          <w:ins w:id="56" w:author="hassan nadeem" w:date="2026-02-24T10:48:00Z" w16du:dateUtc="2026-02-24T15:48:00Z"/>
        </w:rPr>
      </w:pPr>
      <w:r w:rsidRPr="00953062">
        <w:t xml:space="preserve">Men’s </w:t>
      </w:r>
      <w:r w:rsidRPr="000C00DC">
        <w:t>Leather</w:t>
      </w:r>
      <w:r w:rsidRPr="00953062">
        <w:t xml:space="preserve"> Collection</w:t>
      </w:r>
    </w:p>
    <w:p w14:paraId="302CFF5A" w14:textId="77777777" w:rsidR="00CA4F84" w:rsidRPr="00CA4F84" w:rsidRDefault="00CA4F84">
      <w:pPr>
        <w:pPrChange w:id="57" w:author="hassan nadeem" w:date="2026-02-24T10:48:00Z" w16du:dateUtc="2026-02-24T15:48:00Z">
          <w:pPr>
            <w:pStyle w:val="Heading2"/>
          </w:pPr>
        </w:pPrChange>
      </w:pPr>
    </w:p>
    <w:p w14:paraId="71C63A2B" w14:textId="0D098B0F" w:rsidR="00C3569B" w:rsidRPr="00953062" w:rsidRDefault="00D66E77" w:rsidP="00C3569B">
      <w:pPr>
        <w:pStyle w:val="NormalWeb"/>
        <w:spacing w:before="0" w:beforeAutospacing="0"/>
        <w:rPr>
          <w:rFonts w:ascii="Calibri" w:hAnsi="Calibri" w:cs="Calibri"/>
          <w:sz w:val="22"/>
          <w:szCs w:val="22"/>
        </w:rPr>
      </w:pPr>
      <w:ins w:id="58" w:author="hassan nadeem" w:date="2026-02-24T10:52:00Z">
        <w:r w:rsidRPr="00D66E77">
          <w:rPr>
            <w:rFonts w:ascii="Calibri" w:hAnsi="Calibri" w:cs="Calibri"/>
            <w:sz w:val="22"/>
            <w:szCs w:val="22"/>
          </w:rPr>
          <w:t>Discover the SILKSKIN men’s range: a curated selection of genuine leather wallets, professional laptop bags, and everyday essentials. Designed for durability and timeless appeal, our handcrafted collection offers the perfect balance of professional utility and casual elegance for those seeking premium leather goods.</w:t>
        </w:r>
      </w:ins>
      <w:del w:id="59" w:author="hassan nadeem" w:date="2026-02-24T10:52:00Z" w16du:dateUtc="2026-02-24T15:52:00Z">
        <w:r w:rsidR="00C3569B" w:rsidRPr="00953062" w:rsidDel="00D66E77">
          <w:rPr>
            <w:rFonts w:ascii="Calibri" w:hAnsi="Calibri" w:cs="Calibri"/>
            <w:sz w:val="22"/>
            <w:szCs w:val="22"/>
          </w:rPr>
          <w:delText xml:space="preserve">The SILKSKIN men’s collection includes structured wallets, belts, card holders, laptop bags, and everyday essentials designed for durability and clean aesthetics. If you’re looking to </w:delText>
        </w:r>
        <w:r w:rsidR="00C3569B" w:rsidRPr="00953062" w:rsidDel="00D66E77">
          <w:rPr>
            <w:rStyle w:val="Strong"/>
            <w:rFonts w:ascii="Calibri" w:eastAsiaTheme="majorEastAsia" w:hAnsi="Calibri" w:cs="Calibri"/>
            <w:b w:val="0"/>
            <w:sz w:val="22"/>
            <w:szCs w:val="22"/>
            <w:highlight w:val="yellow"/>
          </w:rPr>
          <w:delText>buy leather goods and accessories</w:delText>
        </w:r>
        <w:r w:rsidR="00C3569B" w:rsidRPr="00953062" w:rsidDel="00D66E77">
          <w:rPr>
            <w:rFonts w:ascii="Calibri" w:hAnsi="Calibri" w:cs="Calibri"/>
            <w:sz w:val="22"/>
            <w:szCs w:val="22"/>
          </w:rPr>
          <w:delText xml:space="preserve"> that complement professional and casual settings, our men’s range offers refined practicality without excess.</w:delText>
        </w:r>
      </w:del>
    </w:p>
    <w:p w14:paraId="5CB27CEE" w14:textId="77777777" w:rsidR="00C3569B" w:rsidRDefault="00C3569B" w:rsidP="000C00DC">
      <w:pPr>
        <w:pStyle w:val="Heading2"/>
        <w:rPr>
          <w:ins w:id="60" w:author="hassan nadeem" w:date="2026-02-24T10:50:00Z" w16du:dateUtc="2026-02-24T15:50:00Z"/>
        </w:rPr>
      </w:pPr>
      <w:r w:rsidRPr="00953062">
        <w:t>Women’s Leather Collection</w:t>
      </w:r>
    </w:p>
    <w:p w14:paraId="5619A376" w14:textId="77777777" w:rsidR="006000E0" w:rsidRPr="006000E0" w:rsidRDefault="006000E0">
      <w:pPr>
        <w:pPrChange w:id="61" w:author="hassan nadeem" w:date="2026-02-24T10:50:00Z" w16du:dateUtc="2026-02-24T15:50:00Z">
          <w:pPr>
            <w:pStyle w:val="Heading2"/>
          </w:pPr>
        </w:pPrChange>
      </w:pPr>
    </w:p>
    <w:p w14:paraId="4172A679" w14:textId="203B61A1" w:rsidR="00C3569B" w:rsidDel="008B7C2D" w:rsidRDefault="008B7C2D" w:rsidP="000C00DC">
      <w:pPr>
        <w:pStyle w:val="Heading2"/>
        <w:rPr>
          <w:del w:id="62" w:author="hassan nadeem" w:date="2026-02-24T10:53:00Z" w16du:dateUtc="2026-02-24T15:53:00Z"/>
          <w:rFonts w:ascii="Calibri" w:hAnsi="Calibri" w:cs="Calibri"/>
          <w:sz w:val="22"/>
          <w:szCs w:val="22"/>
        </w:rPr>
      </w:pPr>
      <w:ins w:id="63" w:author="hassan nadeem" w:date="2026-02-24T10:53:00Z">
        <w:r w:rsidRPr="008B7C2D">
          <w:rPr>
            <w:rFonts w:ascii="Calibri" w:hAnsi="Calibri" w:cs="Calibri"/>
            <w:sz w:val="22"/>
            <w:szCs w:val="22"/>
          </w:rPr>
          <w:t>Discover the SILKSKIN women’s range: a curated selection of genuine leather handbags, versatile crossbody bags, and refined clutches. Designed for modern utility and timeless elegance, our handcrafted leather products for women offer the perfect balance of functional beauty and effortless confidence for those seeking premium accessories and compact wallets across Pakistan</w:t>
        </w:r>
      </w:ins>
      <w:del w:id="64" w:author="hassan nadeem" w:date="2026-02-24T10:53:00Z" w16du:dateUtc="2026-02-24T15:53:00Z">
        <w:r w:rsidR="00C3569B" w:rsidRPr="00953062" w:rsidDel="008B7C2D">
          <w:rPr>
            <w:rFonts w:ascii="Calibri" w:hAnsi="Calibri" w:cs="Calibri"/>
            <w:sz w:val="22"/>
            <w:szCs w:val="22"/>
          </w:rPr>
          <w:delText xml:space="preserve">From handbags and crossbody bags to elegant clutches and compact wallets, SILKSKIN offers versatile </w:delText>
        </w:r>
        <w:r w:rsidR="00C3569B" w:rsidRPr="00953062" w:rsidDel="008B7C2D">
          <w:rPr>
            <w:rStyle w:val="Strong"/>
            <w:rFonts w:ascii="Calibri" w:hAnsi="Calibri" w:cs="Calibri"/>
            <w:sz w:val="22"/>
            <w:szCs w:val="22"/>
            <w:highlight w:val="yellow"/>
          </w:rPr>
          <w:delText>leather products</w:delText>
        </w:r>
        <w:r w:rsidR="00953062" w:rsidRPr="00953062" w:rsidDel="008B7C2D">
          <w:rPr>
            <w:rStyle w:val="Strong"/>
            <w:rFonts w:ascii="Calibri" w:hAnsi="Calibri" w:cs="Calibri"/>
            <w:sz w:val="22"/>
            <w:szCs w:val="22"/>
          </w:rPr>
          <w:delText xml:space="preserve"> for </w:delText>
        </w:r>
        <w:r w:rsidR="00953062" w:rsidRPr="00953062" w:rsidDel="008B7C2D">
          <w:rPr>
            <w:rStyle w:val="Strong"/>
            <w:rFonts w:ascii="Calibri" w:hAnsi="Calibri" w:cs="Calibri"/>
            <w:bCs w:val="0"/>
            <w:sz w:val="22"/>
            <w:szCs w:val="22"/>
          </w:rPr>
          <w:delText>women</w:delText>
        </w:r>
        <w:r w:rsidR="00953062" w:rsidRPr="00953062" w:rsidDel="008B7C2D">
          <w:rPr>
            <w:rStyle w:val="Strong"/>
            <w:rFonts w:ascii="Calibri" w:hAnsi="Calibri" w:cs="Calibri"/>
            <w:sz w:val="22"/>
            <w:szCs w:val="22"/>
          </w:rPr>
          <w:delText xml:space="preserve"> who like </w:delText>
        </w:r>
      </w:del>
      <w:del w:id="65" w:author="hassan nadeem" w:date="2026-02-24T10:50:00Z" w16du:dateUtc="2026-02-24T15:50:00Z">
        <w:r w:rsidR="00953062" w:rsidRPr="00953062" w:rsidDel="00541743">
          <w:rPr>
            <w:rStyle w:val="Strong"/>
            <w:rFonts w:ascii="Calibri" w:hAnsi="Calibri" w:cs="Calibri"/>
            <w:sz w:val="22"/>
            <w:szCs w:val="22"/>
          </w:rPr>
          <w:delText xml:space="preserve">things </w:delText>
        </w:r>
      </w:del>
      <w:del w:id="66" w:author="hassan nadeem" w:date="2026-02-24T10:53:00Z" w16du:dateUtc="2026-02-24T15:53:00Z">
        <w:r w:rsidR="00C3569B" w:rsidRPr="00953062" w:rsidDel="008B7C2D">
          <w:rPr>
            <w:rFonts w:ascii="Calibri" w:hAnsi="Calibri" w:cs="Calibri"/>
            <w:sz w:val="22"/>
            <w:szCs w:val="22"/>
          </w:rPr>
          <w:delText xml:space="preserve">tailored for modern lifestyles. Each piece balances function and design, allowing women across </w:delText>
        </w:r>
        <w:r w:rsidR="00C3569B" w:rsidRPr="00953062" w:rsidDel="008B7C2D">
          <w:rPr>
            <w:rStyle w:val="Strong"/>
            <w:rFonts w:ascii="Calibri" w:hAnsi="Calibri" w:cs="Calibri"/>
            <w:sz w:val="22"/>
            <w:szCs w:val="22"/>
          </w:rPr>
          <w:delText>Pakistan</w:delText>
        </w:r>
        <w:r w:rsidR="00C3569B" w:rsidRPr="00953062" w:rsidDel="008B7C2D">
          <w:rPr>
            <w:rFonts w:ascii="Calibri" w:hAnsi="Calibri" w:cs="Calibri"/>
            <w:sz w:val="22"/>
            <w:szCs w:val="22"/>
          </w:rPr>
          <w:delText xml:space="preserve"> to carry genuine leather with confidence and ease.</w:delText>
        </w:r>
      </w:del>
    </w:p>
    <w:p w14:paraId="20605433" w14:textId="48CB59DB" w:rsidR="008B7C2D" w:rsidRPr="008B7C2D" w:rsidRDefault="008B7C2D">
      <w:pPr>
        <w:rPr>
          <w:ins w:id="67" w:author="hassan nadeem" w:date="2026-02-24T10:53:00Z" w16du:dateUtc="2026-02-24T15:53:00Z"/>
        </w:rPr>
        <w:pPrChange w:id="68" w:author="hassan nadeem" w:date="2026-02-24T10:53:00Z" w16du:dateUtc="2026-02-24T15:53:00Z">
          <w:pPr>
            <w:pStyle w:val="NormalWeb"/>
            <w:spacing w:before="0" w:beforeAutospacing="0"/>
          </w:pPr>
        </w:pPrChange>
      </w:pPr>
      <w:ins w:id="69" w:author="hassan nadeem" w:date="2026-02-24T10:53:00Z" w16du:dateUtc="2026-02-24T15:53:00Z">
        <w:r>
          <w:t>.</w:t>
        </w:r>
      </w:ins>
    </w:p>
    <w:p w14:paraId="66693DF5" w14:textId="77777777" w:rsidR="00C3569B" w:rsidRDefault="00C3569B" w:rsidP="000C00DC">
      <w:pPr>
        <w:pStyle w:val="Heading2"/>
        <w:rPr>
          <w:ins w:id="70" w:author="hassan nadeem" w:date="2026-02-24T10:53:00Z" w16du:dateUtc="2026-02-24T15:53:00Z"/>
        </w:rPr>
      </w:pPr>
      <w:r w:rsidRPr="00953062">
        <w:t xml:space="preserve">Leather Gifts for Every </w:t>
      </w:r>
      <w:r w:rsidRPr="000C00DC">
        <w:t>Occasion</w:t>
      </w:r>
    </w:p>
    <w:p w14:paraId="6DC78355" w14:textId="77777777" w:rsidR="008B7C2D" w:rsidRPr="008B7C2D" w:rsidRDefault="008B7C2D">
      <w:pPr>
        <w:pPrChange w:id="71" w:author="hassan nadeem" w:date="2026-02-24T10:53:00Z" w16du:dateUtc="2026-02-24T15:53:00Z">
          <w:pPr>
            <w:pStyle w:val="Heading2"/>
          </w:pPr>
        </w:pPrChange>
      </w:pPr>
    </w:p>
    <w:p w14:paraId="75B9BF51" w14:textId="29838A89" w:rsidR="00C3569B" w:rsidDel="00863738" w:rsidRDefault="00863738" w:rsidP="000C00DC">
      <w:pPr>
        <w:pStyle w:val="Heading2"/>
        <w:rPr>
          <w:del w:id="72" w:author="hassan nadeem" w:date="2026-02-24T10:54:00Z" w16du:dateUtc="2026-02-24T15:54:00Z"/>
          <w:rFonts w:ascii="Calibri" w:hAnsi="Calibri" w:cs="Calibri"/>
          <w:sz w:val="22"/>
          <w:szCs w:val="22"/>
        </w:rPr>
      </w:pPr>
      <w:ins w:id="73" w:author="hassan nadeem" w:date="2026-02-24T10:54:00Z">
        <w:r w:rsidRPr="00863738">
          <w:rPr>
            <w:rFonts w:ascii="Calibri" w:hAnsi="Calibri" w:cs="Calibri"/>
            <w:sz w:val="22"/>
            <w:szCs w:val="22"/>
          </w:rPr>
          <w:t>Discover the art of gifting with SILKSKIN: a curated selection of genuine leather products designed to serve as lasting keepsakes. From heritage wallets to refined accessories, our range makes shopping for luxury leather goods online across Pakistan a simple, thoughtful, and dependable experience for those who value quality craftsmanship.</w:t>
        </w:r>
      </w:ins>
      <w:del w:id="74" w:author="hassan nadeem" w:date="2026-02-24T10:54:00Z" w16du:dateUtc="2026-02-24T15:54:00Z">
        <w:r w:rsidR="00C3569B" w:rsidRPr="00953062" w:rsidDel="00863738">
          <w:rPr>
            <w:rFonts w:ascii="Calibri" w:hAnsi="Calibri" w:cs="Calibri"/>
            <w:sz w:val="22"/>
            <w:szCs w:val="22"/>
          </w:rPr>
          <w:delText xml:space="preserve">Leather remains one of the most meaningful materials to gift. At SILKSKIN, you can </w:delText>
        </w:r>
        <w:r w:rsidR="00C3569B" w:rsidRPr="00953062" w:rsidDel="00863738">
          <w:rPr>
            <w:rStyle w:val="Strong"/>
            <w:rFonts w:ascii="Calibri" w:hAnsi="Calibri" w:cs="Calibri"/>
            <w:sz w:val="22"/>
            <w:szCs w:val="22"/>
            <w:highlight w:val="yellow"/>
          </w:rPr>
          <w:delText>buy genuine leather products</w:delText>
        </w:r>
        <w:r w:rsidR="00C3569B" w:rsidRPr="00953062" w:rsidDel="00863738">
          <w:rPr>
            <w:rFonts w:ascii="Calibri" w:hAnsi="Calibri" w:cs="Calibri"/>
            <w:sz w:val="22"/>
            <w:szCs w:val="22"/>
          </w:rPr>
          <w:delText xml:space="preserve"> that serve as lasting keepsakes — from classic wallets to refined accessories. Our gifting range makes shopping for </w:delText>
        </w:r>
        <w:r w:rsidR="00C3569B" w:rsidRPr="00953062" w:rsidDel="00863738">
          <w:rPr>
            <w:rStyle w:val="Strong"/>
            <w:rFonts w:ascii="Calibri" w:hAnsi="Calibri" w:cs="Calibri"/>
            <w:sz w:val="22"/>
            <w:szCs w:val="22"/>
            <w:highlight w:val="yellow"/>
          </w:rPr>
          <w:delText>luxury leather goods online</w:delText>
        </w:r>
        <w:r w:rsidR="00C3569B" w:rsidRPr="00953062" w:rsidDel="00863738">
          <w:rPr>
            <w:rFonts w:ascii="Calibri" w:hAnsi="Calibri" w:cs="Calibri"/>
            <w:sz w:val="22"/>
            <w:szCs w:val="22"/>
          </w:rPr>
          <w:delText xml:space="preserve"> simple, thoughtful, and dependable.</w:delText>
        </w:r>
      </w:del>
    </w:p>
    <w:p w14:paraId="619ACF67" w14:textId="77777777" w:rsidR="00863738" w:rsidRPr="00863738" w:rsidRDefault="00863738">
      <w:pPr>
        <w:rPr>
          <w:ins w:id="75" w:author="hassan nadeem" w:date="2026-02-24T10:54:00Z" w16du:dateUtc="2026-02-24T15:54:00Z"/>
        </w:rPr>
        <w:pPrChange w:id="76" w:author="hassan nadeem" w:date="2026-02-24T10:54:00Z" w16du:dateUtc="2026-02-24T15:54:00Z">
          <w:pPr>
            <w:pStyle w:val="NormalWeb"/>
            <w:spacing w:before="0" w:beforeAutospacing="0"/>
          </w:pPr>
        </w:pPrChange>
      </w:pPr>
    </w:p>
    <w:p w14:paraId="71ED8C9F" w14:textId="092AEF8F" w:rsidR="00C3569B" w:rsidRDefault="00C3569B" w:rsidP="000C00DC">
      <w:pPr>
        <w:pStyle w:val="Heading2"/>
        <w:rPr>
          <w:ins w:id="77" w:author="hassan nadeem" w:date="2026-02-24T10:54:00Z" w16du:dateUtc="2026-02-24T15:54:00Z"/>
        </w:rPr>
      </w:pPr>
      <w:r w:rsidRPr="00953062">
        <w:t>Travel Leather Essentials</w:t>
      </w:r>
    </w:p>
    <w:p w14:paraId="36D6ED40" w14:textId="77777777" w:rsidR="00863738" w:rsidRPr="00863738" w:rsidRDefault="00863738">
      <w:pPr>
        <w:pPrChange w:id="78" w:author="hassan nadeem" w:date="2026-02-24T10:54:00Z" w16du:dateUtc="2026-02-24T15:54:00Z">
          <w:pPr>
            <w:pStyle w:val="Heading2"/>
          </w:pPr>
        </w:pPrChange>
      </w:pPr>
    </w:p>
    <w:p w14:paraId="32DB157C" w14:textId="252CEDDA" w:rsidR="00C3569B" w:rsidRPr="00953062" w:rsidDel="00B64E04" w:rsidRDefault="00B64E04" w:rsidP="00C3569B">
      <w:pPr>
        <w:pStyle w:val="NormalWeb"/>
        <w:spacing w:before="0" w:beforeAutospacing="0"/>
        <w:rPr>
          <w:del w:id="79" w:author="hassan nadeem" w:date="2026-02-24T10:55:00Z" w16du:dateUtc="2026-02-24T15:55:00Z"/>
          <w:rFonts w:ascii="Calibri" w:hAnsi="Calibri" w:cs="Calibri"/>
          <w:sz w:val="22"/>
          <w:szCs w:val="22"/>
        </w:rPr>
      </w:pPr>
      <w:ins w:id="80" w:author="hassan nadeem" w:date="2026-02-24T10:55:00Z">
        <w:r w:rsidRPr="00B64E04">
          <w:rPr>
            <w:rFonts w:cs="Calibri"/>
          </w:rPr>
          <w:t>Discover the SILKSKIN travel range: a curated selection of genuine leather passport holders, travel wallets, and structured carry essentials engineered for the modern voyager. For those seeking premium leather products online in Pakistan, our collection offers the perfect blend of security and durability—craftsmanship designed to travel as well as you do</w:t>
        </w:r>
      </w:ins>
      <w:ins w:id="81" w:author="hassan nadeem" w:date="2026-02-24T10:55:00Z" w16du:dateUtc="2026-02-24T15:55:00Z">
        <w:r>
          <w:rPr>
            <w:rFonts w:cs="Calibri"/>
          </w:rPr>
          <w:t>.</w:t>
        </w:r>
      </w:ins>
      <w:del w:id="82" w:author="hassan nadeem" w:date="2026-02-24T10:55:00Z" w16du:dateUtc="2026-02-24T15:55:00Z">
        <w:r w:rsidR="00C3569B" w:rsidRPr="00953062" w:rsidDel="00B64E04">
          <w:rPr>
            <w:rFonts w:ascii="Calibri" w:hAnsi="Calibri" w:cs="Calibri"/>
            <w:sz w:val="22"/>
            <w:szCs w:val="22"/>
          </w:rPr>
          <w:delText xml:space="preserve">For those who value organization and durability, SILKSKIN travel accessories are designed to perform. Passport holders, travel wallets, and structured carry options ensure your essentials stay secure. When searching for premium </w:delText>
        </w:r>
        <w:r w:rsidR="00C3569B" w:rsidRPr="00953062" w:rsidDel="00B64E04">
          <w:rPr>
            <w:rStyle w:val="Strong"/>
            <w:rFonts w:ascii="Calibri" w:eastAsiaTheme="majorEastAsia" w:hAnsi="Calibri" w:cs="Calibri"/>
            <w:b w:val="0"/>
            <w:sz w:val="22"/>
            <w:szCs w:val="22"/>
            <w:highlight w:val="yellow"/>
          </w:rPr>
          <w:delText>leather products online</w:delText>
        </w:r>
        <w:r w:rsidR="00C3569B" w:rsidRPr="00953062" w:rsidDel="00B64E04">
          <w:rPr>
            <w:rFonts w:ascii="Calibri" w:hAnsi="Calibri" w:cs="Calibri"/>
            <w:b/>
            <w:sz w:val="22"/>
            <w:szCs w:val="22"/>
            <w:highlight w:val="yellow"/>
          </w:rPr>
          <w:delText xml:space="preserve"> </w:delText>
        </w:r>
        <w:r w:rsidR="00C3569B" w:rsidRPr="00953062" w:rsidDel="00B64E04">
          <w:rPr>
            <w:rFonts w:ascii="Calibri" w:hAnsi="Calibri" w:cs="Calibri"/>
            <w:sz w:val="22"/>
            <w:szCs w:val="22"/>
            <w:highlight w:val="yellow"/>
          </w:rPr>
          <w:delText>in</w:delText>
        </w:r>
        <w:r w:rsidR="00C3569B" w:rsidRPr="00953062" w:rsidDel="00B64E04">
          <w:rPr>
            <w:rFonts w:ascii="Calibri" w:hAnsi="Calibri" w:cs="Calibri"/>
            <w:b/>
            <w:sz w:val="22"/>
            <w:szCs w:val="22"/>
            <w:highlight w:val="yellow"/>
          </w:rPr>
          <w:delText xml:space="preserve"> </w:delText>
        </w:r>
        <w:r w:rsidR="00C3569B" w:rsidRPr="00953062" w:rsidDel="00B64E04">
          <w:rPr>
            <w:rStyle w:val="Strong"/>
            <w:rFonts w:ascii="Calibri" w:eastAsiaTheme="majorEastAsia" w:hAnsi="Calibri" w:cs="Calibri"/>
            <w:b w:val="0"/>
            <w:sz w:val="22"/>
            <w:szCs w:val="22"/>
            <w:highlight w:val="yellow"/>
          </w:rPr>
          <w:delText>Pakistan</w:delText>
        </w:r>
        <w:r w:rsidR="00C3569B" w:rsidRPr="00953062" w:rsidDel="00B64E04">
          <w:rPr>
            <w:rFonts w:ascii="Calibri" w:hAnsi="Calibri" w:cs="Calibri"/>
            <w:sz w:val="22"/>
            <w:szCs w:val="22"/>
          </w:rPr>
          <w:delText>, SILKSKIN delivers craftsmanship that travels well.</w:delText>
        </w:r>
      </w:del>
    </w:p>
    <w:p w14:paraId="19D3FEBB" w14:textId="78D38C3F" w:rsidR="00C3569B" w:rsidRPr="00C3569B" w:rsidDel="00B64E04" w:rsidRDefault="00C3569B" w:rsidP="00C3569B">
      <w:pPr>
        <w:pStyle w:val="NormalWeb"/>
        <w:rPr>
          <w:del w:id="83" w:author="hassan nadeem" w:date="2026-02-24T10:55:00Z" w16du:dateUtc="2026-02-24T15:55:00Z"/>
          <w:rFonts w:ascii="Calibri" w:hAnsi="Calibri" w:cs="Calibri"/>
        </w:rPr>
      </w:pPr>
      <w:del w:id="84" w:author="hassan nadeem" w:date="2026-02-24T10:55:00Z" w16du:dateUtc="2026-02-24T15:55:00Z">
        <w:r w:rsidRPr="00953062" w:rsidDel="00B64E04">
          <w:rPr>
            <w:rFonts w:ascii="Calibri" w:hAnsi="Calibri" w:cs="Calibri"/>
            <w:sz w:val="22"/>
            <w:szCs w:val="22"/>
          </w:rPr>
          <w:lastRenderedPageBreak/>
          <w:delText xml:space="preserve">At SILKSKIN, leather is not about status — it is about substance. We make it easier to </w:delText>
        </w:r>
        <w:r w:rsidRPr="00953062" w:rsidDel="00B64E04">
          <w:rPr>
            <w:rStyle w:val="Strong"/>
            <w:rFonts w:ascii="Calibri" w:eastAsiaTheme="majorEastAsia" w:hAnsi="Calibri" w:cs="Calibri"/>
            <w:b w:val="0"/>
            <w:sz w:val="22"/>
            <w:szCs w:val="22"/>
            <w:highlight w:val="yellow"/>
          </w:rPr>
          <w:delText xml:space="preserve">buy leather goods and </w:delText>
        </w:r>
        <w:r w:rsidDel="00B64E04">
          <w:fldChar w:fldCharType="begin"/>
        </w:r>
        <w:r w:rsidDel="00B64E04">
          <w:delInstrText>HYPERLINK "https://silkskinonline.com/collections/men-accessories"</w:delInstrText>
        </w:r>
        <w:r w:rsidDel="00B64E04">
          <w:fldChar w:fldCharType="separate"/>
        </w:r>
        <w:r w:rsidRPr="00953062" w:rsidDel="00B64E04">
          <w:rPr>
            <w:rStyle w:val="Hyperlink"/>
            <w:rFonts w:ascii="Calibri" w:eastAsiaTheme="majorEastAsia" w:hAnsi="Calibri" w:cs="Calibri"/>
            <w:sz w:val="22"/>
            <w:szCs w:val="22"/>
            <w:highlight w:val="yellow"/>
          </w:rPr>
          <w:delText>accessories</w:delText>
        </w:r>
        <w:r w:rsidDel="00B64E04">
          <w:fldChar w:fldCharType="end"/>
        </w:r>
        <w:r w:rsidRPr="00953062" w:rsidDel="00B64E04">
          <w:rPr>
            <w:rFonts w:ascii="Calibri" w:hAnsi="Calibri" w:cs="Calibri"/>
            <w:sz w:val="22"/>
            <w:szCs w:val="22"/>
          </w:rPr>
          <w:delText xml:space="preserve"> that are genuine, durable, and built to accompany you for years.</w:delText>
        </w:r>
      </w:del>
    </w:p>
    <w:p w14:paraId="251F3064" w14:textId="20CE1EB5" w:rsidR="00EC486E" w:rsidRPr="00292B7E" w:rsidRDefault="00000000" w:rsidP="00292B7E">
      <w:r>
        <w:pict w14:anchorId="4678BBEC">
          <v:rect id="_x0000_i1025" style="width:0;height:1.5pt" o:hralign="center" o:hrstd="t" o:hr="t" fillcolor="#a0a0a0" stroked="f"/>
        </w:pict>
      </w:r>
    </w:p>
    <w:p w14:paraId="5CD4B2E9" w14:textId="77777777" w:rsidR="00BC5A64" w:rsidRPr="00BC5A64" w:rsidRDefault="00BC5A64" w:rsidP="00BC5A64"/>
    <w:p w14:paraId="48846D3D" w14:textId="2964C292" w:rsidR="00CE65AB" w:rsidRPr="00563D37" w:rsidRDefault="00CE65AB" w:rsidP="00502AF6">
      <w:pPr>
        <w:rPr>
          <w:sz w:val="20"/>
          <w:szCs w:val="20"/>
        </w:rPr>
      </w:pPr>
    </w:p>
    <w:p w14:paraId="594B4CCD" w14:textId="77777777" w:rsidR="00D71C7D" w:rsidRDefault="00D71C7D">
      <w:r>
        <w:br w:type="page"/>
      </w:r>
    </w:p>
    <w:p w14:paraId="779470B6" w14:textId="5BFB969E" w:rsidR="00E01F63" w:rsidRPr="00563D37" w:rsidRDefault="003C7336" w:rsidP="00E01F63">
      <w:pPr>
        <w:rPr>
          <w:sz w:val="18"/>
          <w:szCs w:val="18"/>
        </w:rPr>
      </w:pPr>
      <w:hyperlink r:id="rId11" w:history="1">
        <w:r w:rsidRPr="002A3A6C">
          <w:rPr>
            <w:rStyle w:val="Hyperlink"/>
          </w:rPr>
          <w:t>https://silkskinonline.com/collections/card-holder</w:t>
        </w:r>
      </w:hyperlink>
      <w:r>
        <w:t xml:space="preserve"> </w:t>
      </w:r>
    </w:p>
    <w:p w14:paraId="14B4DEB8" w14:textId="77777777" w:rsidR="00E01F63" w:rsidRPr="00563D37" w:rsidRDefault="00E01F63" w:rsidP="007B0937">
      <w:pPr>
        <w:spacing w:after="0"/>
        <w:rPr>
          <w:sz w:val="20"/>
          <w:szCs w:val="20"/>
        </w:rPr>
      </w:pPr>
      <w:r w:rsidRPr="00563D37">
        <w:rPr>
          <w:sz w:val="20"/>
          <w:szCs w:val="20"/>
        </w:rPr>
        <w:t>Targeted Keywords</w:t>
      </w:r>
    </w:p>
    <w:p w14:paraId="22E1055A" w14:textId="77777777" w:rsidR="003C7336" w:rsidRPr="003C7336" w:rsidRDefault="003C7336" w:rsidP="003C7336">
      <w:pPr>
        <w:pStyle w:val="ListParagraph"/>
        <w:numPr>
          <w:ilvl w:val="0"/>
          <w:numId w:val="1"/>
        </w:numPr>
        <w:rPr>
          <w:sz w:val="20"/>
          <w:szCs w:val="20"/>
        </w:rPr>
      </w:pPr>
      <w:r w:rsidRPr="003C7336">
        <w:rPr>
          <w:sz w:val="20"/>
          <w:szCs w:val="20"/>
        </w:rPr>
        <w:t>buy men's leather card holder</w:t>
      </w:r>
    </w:p>
    <w:p w14:paraId="2D97169A" w14:textId="77777777" w:rsidR="003C7336" w:rsidRPr="003C7336" w:rsidRDefault="003C7336" w:rsidP="003C7336">
      <w:pPr>
        <w:pStyle w:val="ListParagraph"/>
        <w:numPr>
          <w:ilvl w:val="0"/>
          <w:numId w:val="1"/>
        </w:numPr>
        <w:rPr>
          <w:sz w:val="20"/>
          <w:szCs w:val="20"/>
        </w:rPr>
      </w:pPr>
      <w:r w:rsidRPr="003C7336">
        <w:rPr>
          <w:sz w:val="20"/>
          <w:szCs w:val="20"/>
        </w:rPr>
        <w:t>buy genuine leather card holder</w:t>
      </w:r>
    </w:p>
    <w:p w14:paraId="69903B73" w14:textId="77777777" w:rsidR="003C7336" w:rsidRPr="003C7336" w:rsidRDefault="003C7336" w:rsidP="003C7336">
      <w:pPr>
        <w:pStyle w:val="ListParagraph"/>
        <w:numPr>
          <w:ilvl w:val="0"/>
          <w:numId w:val="1"/>
        </w:numPr>
        <w:rPr>
          <w:sz w:val="18"/>
          <w:szCs w:val="18"/>
        </w:rPr>
      </w:pPr>
      <w:r w:rsidRPr="003C7336">
        <w:rPr>
          <w:sz w:val="20"/>
          <w:szCs w:val="20"/>
        </w:rPr>
        <w:t xml:space="preserve">leather card holder online </w:t>
      </w:r>
    </w:p>
    <w:p w14:paraId="624E31B2" w14:textId="0BC04127" w:rsidR="00E01F63" w:rsidRPr="00563D37" w:rsidRDefault="003C7336" w:rsidP="003C7336">
      <w:pPr>
        <w:pStyle w:val="ListParagraph"/>
        <w:numPr>
          <w:ilvl w:val="0"/>
          <w:numId w:val="1"/>
        </w:numPr>
        <w:rPr>
          <w:sz w:val="18"/>
          <w:szCs w:val="18"/>
        </w:rPr>
      </w:pPr>
      <w:r w:rsidRPr="003C7336">
        <w:rPr>
          <w:sz w:val="20"/>
          <w:szCs w:val="20"/>
        </w:rPr>
        <w:t>Pakistan</w:t>
      </w:r>
    </w:p>
    <w:p w14:paraId="6CD56B7A" w14:textId="77777777" w:rsidR="00E01F63" w:rsidRPr="00563D37" w:rsidRDefault="00E01F63" w:rsidP="00E01F63">
      <w:pPr>
        <w:pStyle w:val="Heading3"/>
        <w:shd w:val="clear" w:color="auto" w:fill="D9D9D9" w:themeFill="background1" w:themeFillShade="D9"/>
        <w:rPr>
          <w:sz w:val="20"/>
          <w:szCs w:val="22"/>
        </w:rPr>
      </w:pPr>
      <w:r w:rsidRPr="00563D37">
        <w:rPr>
          <w:sz w:val="20"/>
          <w:szCs w:val="22"/>
        </w:rPr>
        <w:t>Meta Tags</w:t>
      </w:r>
    </w:p>
    <w:p w14:paraId="52892426" w14:textId="29800BD6" w:rsidR="00E01F63" w:rsidRPr="00563D37" w:rsidRDefault="00E01F63" w:rsidP="00E01F63">
      <w:pPr>
        <w:rPr>
          <w:sz w:val="20"/>
          <w:szCs w:val="20"/>
        </w:rPr>
      </w:pPr>
      <w:r w:rsidRPr="00563D37">
        <w:rPr>
          <w:b/>
          <w:bCs/>
          <w:sz w:val="20"/>
          <w:szCs w:val="20"/>
        </w:rPr>
        <w:t>Meta Title</w:t>
      </w:r>
      <w:r w:rsidRPr="00563D37">
        <w:rPr>
          <w:sz w:val="20"/>
          <w:szCs w:val="20"/>
        </w:rPr>
        <w:t xml:space="preserve">: </w:t>
      </w:r>
      <w:r w:rsidR="0000120E" w:rsidRPr="0000120E">
        <w:rPr>
          <w:sz w:val="20"/>
          <w:szCs w:val="20"/>
        </w:rPr>
        <w:t>Buy Men’s Genuine Leather Card Holder Online | SILKSKIN</w:t>
      </w:r>
    </w:p>
    <w:p w14:paraId="723CB751" w14:textId="0ACA8FE0" w:rsidR="00E01F63" w:rsidRPr="00563D37" w:rsidRDefault="00E01F63" w:rsidP="00E01F63">
      <w:pPr>
        <w:rPr>
          <w:sz w:val="18"/>
          <w:szCs w:val="18"/>
        </w:rPr>
      </w:pPr>
      <w:r w:rsidRPr="00563D37">
        <w:rPr>
          <w:b/>
          <w:bCs/>
          <w:sz w:val="20"/>
          <w:szCs w:val="20"/>
        </w:rPr>
        <w:t>Meta Description</w:t>
      </w:r>
      <w:r w:rsidRPr="00563D37">
        <w:rPr>
          <w:sz w:val="20"/>
          <w:szCs w:val="20"/>
        </w:rPr>
        <w:t xml:space="preserve">: </w:t>
      </w:r>
      <w:r w:rsidR="00027EAA" w:rsidRPr="00027EAA">
        <w:rPr>
          <w:sz w:val="20"/>
          <w:szCs w:val="20"/>
        </w:rPr>
        <w:t>SILKSKIN offers premium options to buy men’s leather card holder and genuine leather card holder online in Pakistan.</w:t>
      </w:r>
    </w:p>
    <w:p w14:paraId="1E51A5C0" w14:textId="77777777" w:rsidR="00E01F63" w:rsidRPr="00563D37" w:rsidRDefault="00E01F63" w:rsidP="00E01F63">
      <w:pPr>
        <w:pStyle w:val="Heading3"/>
        <w:shd w:val="clear" w:color="auto" w:fill="D9D9D9" w:themeFill="background1" w:themeFillShade="D9"/>
        <w:rPr>
          <w:sz w:val="20"/>
          <w:szCs w:val="22"/>
        </w:rPr>
      </w:pPr>
      <w:r w:rsidRPr="00563D37">
        <w:rPr>
          <w:sz w:val="20"/>
          <w:szCs w:val="22"/>
        </w:rPr>
        <w:t>SEO Paragraphs</w:t>
      </w:r>
    </w:p>
    <w:p w14:paraId="693EB180" w14:textId="1F78C82E" w:rsidR="00E265F4" w:rsidRPr="00E265F4" w:rsidRDefault="00E265F4" w:rsidP="00E265F4">
      <w:pPr>
        <w:pStyle w:val="Heading1"/>
        <w:rPr>
          <w:rStyle w:val="Strong"/>
          <w:b/>
          <w:bCs/>
        </w:rPr>
      </w:pPr>
      <w:r w:rsidRPr="00C3569B">
        <w:rPr>
          <w:rStyle w:val="Strong"/>
          <w:b/>
          <w:bCs/>
        </w:rPr>
        <w:t>Men’s Card Holder</w:t>
      </w:r>
    </w:p>
    <w:p w14:paraId="665D9D44" w14:textId="7E594AAF" w:rsidR="00C3569B" w:rsidRPr="00E265F4" w:rsidRDefault="00C3569B" w:rsidP="00E265F4">
      <w:pPr>
        <w:pStyle w:val="Heading2"/>
        <w:rPr>
          <w:sz w:val="24"/>
          <w:szCs w:val="24"/>
        </w:rPr>
      </w:pPr>
      <w:r w:rsidRPr="00E265F4">
        <w:rPr>
          <w:rStyle w:val="Strong"/>
          <w:b/>
          <w:sz w:val="24"/>
          <w:szCs w:val="24"/>
        </w:rPr>
        <w:t xml:space="preserve">Buy </w:t>
      </w:r>
      <w:r w:rsidR="00E265F4" w:rsidRPr="00E265F4">
        <w:rPr>
          <w:rStyle w:val="Strong"/>
          <w:b/>
          <w:sz w:val="24"/>
          <w:szCs w:val="24"/>
        </w:rPr>
        <w:t xml:space="preserve">Luxury </w:t>
      </w:r>
      <w:r w:rsidRPr="00E265F4">
        <w:rPr>
          <w:rStyle w:val="Strong"/>
          <w:b/>
          <w:sz w:val="24"/>
          <w:szCs w:val="24"/>
        </w:rPr>
        <w:t xml:space="preserve">Leather Card Holder </w:t>
      </w:r>
      <w:r w:rsidR="00E265F4" w:rsidRPr="00E265F4">
        <w:rPr>
          <w:rStyle w:val="Strong"/>
          <w:b/>
          <w:sz w:val="24"/>
          <w:szCs w:val="24"/>
        </w:rPr>
        <w:t xml:space="preserve">for Men </w:t>
      </w:r>
      <w:r w:rsidRPr="00E265F4">
        <w:rPr>
          <w:rStyle w:val="Strong"/>
          <w:b/>
          <w:sz w:val="24"/>
          <w:szCs w:val="24"/>
        </w:rPr>
        <w:t>in Pakistan</w:t>
      </w:r>
    </w:p>
    <w:p w14:paraId="30671C03" w14:textId="41DF9B6B" w:rsidR="00C3569B" w:rsidRPr="00E265F4" w:rsidRDefault="00C3569B" w:rsidP="00C3569B">
      <w:pPr>
        <w:pStyle w:val="NormalWeb"/>
        <w:spacing w:before="0" w:beforeAutospacing="0"/>
        <w:rPr>
          <w:rFonts w:ascii="Calibri" w:hAnsi="Calibri" w:cs="Calibri"/>
          <w:sz w:val="22"/>
          <w:szCs w:val="22"/>
        </w:rPr>
      </w:pPr>
      <w:r w:rsidRPr="00E265F4">
        <w:rPr>
          <w:rFonts w:ascii="Calibri" w:hAnsi="Calibri" w:cs="Calibri"/>
          <w:sz w:val="22"/>
          <w:szCs w:val="22"/>
        </w:rPr>
        <w:t xml:space="preserve">If you want to </w:t>
      </w:r>
      <w:r w:rsidRPr="00E265F4">
        <w:rPr>
          <w:rStyle w:val="Strong"/>
          <w:rFonts w:ascii="Calibri" w:eastAsiaTheme="majorEastAsia" w:hAnsi="Calibri" w:cs="Calibri"/>
          <w:b w:val="0"/>
          <w:sz w:val="22"/>
          <w:szCs w:val="22"/>
          <w:highlight w:val="yellow"/>
        </w:rPr>
        <w:t>buy men’s leather card holder</w:t>
      </w:r>
      <w:r w:rsidRPr="00E265F4">
        <w:rPr>
          <w:rFonts w:ascii="Calibri" w:hAnsi="Calibri" w:cs="Calibri"/>
          <w:sz w:val="22"/>
          <w:szCs w:val="22"/>
        </w:rPr>
        <w:t xml:space="preserve"> options that combine practical design with enduring strength, </w:t>
      </w:r>
      <w:hyperlink r:id="rId12" w:history="1">
        <w:r w:rsidRPr="00E265F4">
          <w:rPr>
            <w:rStyle w:val="Hyperlink"/>
            <w:rFonts w:ascii="Calibri" w:hAnsi="Calibri" w:cs="Calibri"/>
            <w:sz w:val="22"/>
            <w:szCs w:val="22"/>
          </w:rPr>
          <w:t>SILKSKIN’s</w:t>
        </w:r>
      </w:hyperlink>
      <w:r w:rsidRPr="00E265F4">
        <w:rPr>
          <w:rFonts w:ascii="Calibri" w:hAnsi="Calibri" w:cs="Calibri"/>
          <w:sz w:val="22"/>
          <w:szCs w:val="22"/>
        </w:rPr>
        <w:t xml:space="preserve"> collection brings together finely crafted essentials for daily organization. Built for everyday function without excess, our card holders are thoughtfully proportioned to carry cards, IDs, and essentials with ease — right here in </w:t>
      </w:r>
      <w:r w:rsidRPr="00E265F4">
        <w:rPr>
          <w:rStyle w:val="Strong"/>
          <w:rFonts w:ascii="Calibri" w:eastAsiaTheme="majorEastAsia" w:hAnsi="Calibri" w:cs="Calibri"/>
          <w:b w:val="0"/>
          <w:sz w:val="22"/>
          <w:szCs w:val="22"/>
        </w:rPr>
        <w:t>Pakistan</w:t>
      </w:r>
      <w:r w:rsidRPr="00E265F4">
        <w:rPr>
          <w:rFonts w:ascii="Calibri" w:hAnsi="Calibri" w:cs="Calibri"/>
          <w:sz w:val="22"/>
          <w:szCs w:val="22"/>
        </w:rPr>
        <w:t>.</w:t>
      </w:r>
    </w:p>
    <w:p w14:paraId="7EAA5E8D" w14:textId="6D8C68B1" w:rsidR="00C3569B" w:rsidRPr="00E265F4" w:rsidRDefault="00E265F4" w:rsidP="00C3569B">
      <w:pPr>
        <w:pStyle w:val="NormalWeb"/>
        <w:rPr>
          <w:rFonts w:ascii="Calibri" w:hAnsi="Calibri" w:cs="Calibri"/>
          <w:sz w:val="22"/>
          <w:szCs w:val="22"/>
        </w:rPr>
      </w:pPr>
      <w:r w:rsidRPr="00E265F4">
        <w:rPr>
          <w:rFonts w:ascii="Calibri" w:hAnsi="Calibri" w:cs="Calibri"/>
          <w:sz w:val="22"/>
          <w:szCs w:val="22"/>
        </w:rPr>
        <w:t>W</w:t>
      </w:r>
      <w:r w:rsidR="00C3569B" w:rsidRPr="00E265F4">
        <w:rPr>
          <w:rFonts w:ascii="Calibri" w:hAnsi="Calibri" w:cs="Calibri"/>
          <w:sz w:val="22"/>
          <w:szCs w:val="22"/>
        </w:rPr>
        <w:t xml:space="preserve">e believe that simple items deserve careful attention. A card holder is more than just storage; it’s </w:t>
      </w:r>
      <w:hyperlink r:id="rId13" w:history="1">
        <w:r w:rsidRPr="00E265F4">
          <w:rPr>
            <w:rStyle w:val="Hyperlink"/>
            <w:rFonts w:ascii="Calibri" w:hAnsi="Calibri" w:cs="Calibri"/>
            <w:sz w:val="22"/>
            <w:szCs w:val="22"/>
          </w:rPr>
          <w:t>your</w:t>
        </w:r>
      </w:hyperlink>
      <w:r w:rsidRPr="00E265F4">
        <w:rPr>
          <w:rFonts w:ascii="Calibri" w:hAnsi="Calibri" w:cs="Calibri"/>
          <w:sz w:val="22"/>
          <w:szCs w:val="22"/>
        </w:rPr>
        <w:t xml:space="preserve"> </w:t>
      </w:r>
      <w:r w:rsidR="00C3569B" w:rsidRPr="00E265F4">
        <w:rPr>
          <w:rFonts w:ascii="Calibri" w:hAnsi="Calibri" w:cs="Calibri"/>
          <w:sz w:val="22"/>
          <w:szCs w:val="22"/>
        </w:rPr>
        <w:t>daily companion</w:t>
      </w:r>
      <w:r w:rsidRPr="00E265F4">
        <w:rPr>
          <w:rFonts w:ascii="Calibri" w:hAnsi="Calibri" w:cs="Calibri"/>
          <w:sz w:val="22"/>
          <w:szCs w:val="22"/>
        </w:rPr>
        <w:t xml:space="preserve"> </w:t>
      </w:r>
      <w:r w:rsidR="00C3569B" w:rsidRPr="00E265F4">
        <w:rPr>
          <w:rFonts w:ascii="Calibri" w:hAnsi="Calibri" w:cs="Calibri"/>
          <w:sz w:val="22"/>
          <w:szCs w:val="22"/>
        </w:rPr>
        <w:t>that should feel smooth in hand, sit comfortably in pocket, and last without losing shape. That’s why each design reflects refined sensibility, precise stitching, and materials that hold up day after day.</w:t>
      </w:r>
    </w:p>
    <w:p w14:paraId="68FA41A7" w14:textId="77777777" w:rsidR="00C3569B" w:rsidRPr="00E265F4" w:rsidRDefault="00C3569B" w:rsidP="00C3569B">
      <w:pPr>
        <w:pStyle w:val="NormalWeb"/>
        <w:rPr>
          <w:rFonts w:ascii="Calibri" w:hAnsi="Calibri" w:cs="Calibri"/>
          <w:sz w:val="22"/>
          <w:szCs w:val="22"/>
        </w:rPr>
      </w:pPr>
      <w:r w:rsidRPr="00E265F4">
        <w:rPr>
          <w:rFonts w:ascii="Calibri" w:hAnsi="Calibri" w:cs="Calibri"/>
          <w:sz w:val="22"/>
          <w:szCs w:val="22"/>
        </w:rPr>
        <w:t>Whether you’re stepping into work, travel, or daily routines, a leather card holder offers a streamlined alternative to bulky wallets. SILKSKIN’s range focuses on clean lines, smart compartment layout, and balance — style that supports practicality.</w:t>
      </w:r>
    </w:p>
    <w:p w14:paraId="63B59C3A" w14:textId="54D88A9A" w:rsidR="00C3569B" w:rsidRPr="00E265F4" w:rsidRDefault="00C3569B" w:rsidP="00E265F4">
      <w:pPr>
        <w:pStyle w:val="Heading2"/>
        <w:rPr>
          <w:sz w:val="24"/>
          <w:szCs w:val="24"/>
        </w:rPr>
      </w:pPr>
      <w:r w:rsidRPr="00E265F4">
        <w:rPr>
          <w:rStyle w:val="Strong"/>
          <w:b/>
          <w:bCs w:val="0"/>
          <w:sz w:val="24"/>
          <w:szCs w:val="24"/>
        </w:rPr>
        <w:t>Buy Genuine Leather Card Holder</w:t>
      </w:r>
      <w:r w:rsidR="000C00DC">
        <w:rPr>
          <w:rStyle w:val="Strong"/>
          <w:b/>
          <w:bCs w:val="0"/>
          <w:sz w:val="24"/>
          <w:szCs w:val="24"/>
        </w:rPr>
        <w:t>s</w:t>
      </w:r>
      <w:r w:rsidRPr="00E265F4">
        <w:rPr>
          <w:rStyle w:val="Strong"/>
          <w:b/>
          <w:bCs w:val="0"/>
          <w:sz w:val="24"/>
          <w:szCs w:val="24"/>
        </w:rPr>
        <w:t xml:space="preserve"> — Designed for Everyday Use</w:t>
      </w:r>
    </w:p>
    <w:p w14:paraId="493740E0" w14:textId="77777777" w:rsidR="00C3569B" w:rsidRPr="00E265F4" w:rsidRDefault="00C3569B" w:rsidP="00C3569B">
      <w:pPr>
        <w:pStyle w:val="NormalWeb"/>
        <w:spacing w:before="0" w:beforeAutospacing="0"/>
        <w:rPr>
          <w:rFonts w:ascii="Calibri" w:hAnsi="Calibri" w:cs="Calibri"/>
          <w:sz w:val="22"/>
          <w:szCs w:val="22"/>
        </w:rPr>
      </w:pPr>
      <w:r w:rsidRPr="00E265F4">
        <w:rPr>
          <w:rFonts w:ascii="Calibri" w:hAnsi="Calibri" w:cs="Calibri"/>
          <w:sz w:val="22"/>
          <w:szCs w:val="22"/>
        </w:rPr>
        <w:t xml:space="preserve">Choosing to </w:t>
      </w:r>
      <w:r w:rsidRPr="00E265F4">
        <w:rPr>
          <w:rStyle w:val="Strong"/>
          <w:rFonts w:ascii="Calibri" w:eastAsiaTheme="majorEastAsia" w:hAnsi="Calibri" w:cs="Calibri"/>
          <w:b w:val="0"/>
          <w:sz w:val="22"/>
          <w:szCs w:val="22"/>
          <w:highlight w:val="yellow"/>
        </w:rPr>
        <w:t>buy genuine leather card holder</w:t>
      </w:r>
      <w:r w:rsidRPr="00E265F4">
        <w:rPr>
          <w:rFonts w:ascii="Calibri" w:hAnsi="Calibri" w:cs="Calibri"/>
          <w:sz w:val="22"/>
          <w:szCs w:val="22"/>
        </w:rPr>
        <w:t xml:space="preserve"> products means investing in material integrity and usability. SILKSKIN uses carefully selected hides to ensure your card holder remains flexible enough to slide in and out of pockets, yet durable enough to carry frequent use. Genuine leather not only looks refined, it develops character over time, making each piece uniquely yours.</w:t>
      </w:r>
    </w:p>
    <w:p w14:paraId="67C0A91D" w14:textId="25B119BB" w:rsidR="00C3569B" w:rsidRPr="00E265F4" w:rsidRDefault="00C3569B" w:rsidP="00C3569B">
      <w:pPr>
        <w:pStyle w:val="NormalWeb"/>
        <w:rPr>
          <w:rFonts w:ascii="Calibri" w:hAnsi="Calibri" w:cs="Calibri"/>
          <w:sz w:val="22"/>
          <w:szCs w:val="22"/>
        </w:rPr>
      </w:pPr>
      <w:r w:rsidRPr="00E265F4">
        <w:rPr>
          <w:rFonts w:ascii="Calibri" w:hAnsi="Calibri" w:cs="Calibri"/>
          <w:sz w:val="22"/>
          <w:szCs w:val="22"/>
        </w:rPr>
        <w:t xml:space="preserve">Our card holders are crafted with attention to detail — from smooth edges to reinforced seams — so every use feels dependable. When searching for </w:t>
      </w:r>
      <w:r w:rsidRPr="00E265F4">
        <w:rPr>
          <w:rStyle w:val="Strong"/>
          <w:rFonts w:ascii="Calibri" w:eastAsiaTheme="majorEastAsia" w:hAnsi="Calibri" w:cs="Calibri"/>
          <w:b w:val="0"/>
          <w:sz w:val="22"/>
          <w:szCs w:val="22"/>
          <w:highlight w:val="yellow"/>
        </w:rPr>
        <w:t xml:space="preserve">leather card holder </w:t>
      </w:r>
      <w:hyperlink r:id="rId14" w:history="1">
        <w:r w:rsidRPr="00E265F4">
          <w:rPr>
            <w:rStyle w:val="Hyperlink"/>
            <w:rFonts w:ascii="Calibri" w:eastAsiaTheme="majorEastAsia" w:hAnsi="Calibri" w:cs="Calibri"/>
            <w:sz w:val="22"/>
            <w:szCs w:val="22"/>
            <w:highlight w:val="yellow"/>
          </w:rPr>
          <w:t>online</w:t>
        </w:r>
      </w:hyperlink>
      <w:r w:rsidRPr="00E265F4">
        <w:rPr>
          <w:rFonts w:ascii="Calibri" w:hAnsi="Calibri" w:cs="Calibri"/>
          <w:b/>
          <w:sz w:val="22"/>
          <w:szCs w:val="22"/>
          <w:highlight w:val="yellow"/>
        </w:rPr>
        <w:t xml:space="preserve"> </w:t>
      </w:r>
      <w:r w:rsidRPr="00E265F4">
        <w:rPr>
          <w:rFonts w:ascii="Calibri" w:hAnsi="Calibri" w:cs="Calibri"/>
          <w:sz w:val="22"/>
          <w:szCs w:val="22"/>
          <w:highlight w:val="yellow"/>
        </w:rPr>
        <w:t>in</w:t>
      </w:r>
      <w:r w:rsidRPr="00E265F4">
        <w:rPr>
          <w:rFonts w:ascii="Calibri" w:hAnsi="Calibri" w:cs="Calibri"/>
          <w:b/>
          <w:sz w:val="22"/>
          <w:szCs w:val="22"/>
          <w:highlight w:val="yellow"/>
        </w:rPr>
        <w:t xml:space="preserve"> </w:t>
      </w:r>
      <w:r w:rsidRPr="00E265F4">
        <w:rPr>
          <w:rStyle w:val="Strong"/>
          <w:rFonts w:ascii="Calibri" w:eastAsiaTheme="majorEastAsia" w:hAnsi="Calibri" w:cs="Calibri"/>
          <w:b w:val="0"/>
          <w:sz w:val="22"/>
          <w:szCs w:val="22"/>
          <w:highlight w:val="yellow"/>
        </w:rPr>
        <w:t>Pakistan</w:t>
      </w:r>
      <w:r w:rsidRPr="00E265F4">
        <w:rPr>
          <w:rFonts w:ascii="Calibri" w:hAnsi="Calibri" w:cs="Calibri"/>
          <w:sz w:val="22"/>
          <w:szCs w:val="22"/>
        </w:rPr>
        <w:t>, SILKSKIN brings you options that emphasize both form and function.</w:t>
      </w:r>
    </w:p>
    <w:p w14:paraId="6524B246" w14:textId="1634E437" w:rsidR="00C3569B" w:rsidRPr="00E265F4" w:rsidRDefault="00C3569B" w:rsidP="00E265F4">
      <w:pPr>
        <w:pStyle w:val="Heading2"/>
        <w:rPr>
          <w:sz w:val="24"/>
          <w:szCs w:val="24"/>
        </w:rPr>
      </w:pPr>
      <w:r w:rsidRPr="00E265F4">
        <w:rPr>
          <w:rStyle w:val="Strong"/>
          <w:b/>
          <w:bCs w:val="0"/>
          <w:sz w:val="24"/>
          <w:szCs w:val="24"/>
        </w:rPr>
        <w:t>Practical Everyday Carry</w:t>
      </w:r>
    </w:p>
    <w:p w14:paraId="38AFC5FF" w14:textId="391E38EA" w:rsidR="00C3569B" w:rsidRPr="00E265F4" w:rsidRDefault="00C3569B" w:rsidP="00E265F4">
      <w:pPr>
        <w:pStyle w:val="NormalWeb"/>
        <w:spacing w:before="0" w:beforeAutospacing="0"/>
        <w:rPr>
          <w:rFonts w:ascii="Calibri" w:hAnsi="Calibri" w:cs="Calibri"/>
          <w:sz w:val="22"/>
          <w:szCs w:val="22"/>
        </w:rPr>
      </w:pPr>
      <w:r w:rsidRPr="00E265F4">
        <w:rPr>
          <w:rFonts w:ascii="Calibri" w:hAnsi="Calibri" w:cs="Calibri"/>
          <w:sz w:val="22"/>
          <w:szCs w:val="22"/>
        </w:rPr>
        <w:t xml:space="preserve">Shopping for </w:t>
      </w:r>
      <w:r w:rsidRPr="00E265F4">
        <w:rPr>
          <w:rStyle w:val="Strong"/>
          <w:rFonts w:ascii="Calibri" w:eastAsiaTheme="majorEastAsia" w:hAnsi="Calibri" w:cs="Calibri"/>
          <w:b w:val="0"/>
          <w:sz w:val="22"/>
          <w:szCs w:val="22"/>
          <w:highlight w:val="yellow"/>
        </w:rPr>
        <w:t>leather card holder online</w:t>
      </w:r>
      <w:r w:rsidRPr="00E265F4">
        <w:rPr>
          <w:rFonts w:ascii="Calibri" w:hAnsi="Calibri" w:cs="Calibri"/>
          <w:sz w:val="22"/>
          <w:szCs w:val="22"/>
        </w:rPr>
        <w:t xml:space="preserve"> should be simple and reliable. These card holders are perfect when you want a sleek alternative to bulky pockets or traditional wallets. Whether it’s for daily errands, quick outings, or professional settings, SILKSKIN’s leather card holders make everyday carry feel considered and purposeful.</w:t>
      </w:r>
    </w:p>
    <w:p w14:paraId="4A4BA945" w14:textId="5F209AC6" w:rsidR="00C3569B" w:rsidRPr="00C3569B" w:rsidRDefault="00C3569B" w:rsidP="00C3569B">
      <w:pPr>
        <w:pStyle w:val="NormalWeb"/>
        <w:rPr>
          <w:rFonts w:ascii="Calibri" w:hAnsi="Calibri" w:cs="Calibri"/>
        </w:rPr>
      </w:pPr>
      <w:r w:rsidRPr="00E265F4">
        <w:rPr>
          <w:rFonts w:ascii="Calibri" w:hAnsi="Calibri" w:cs="Calibri"/>
          <w:sz w:val="22"/>
          <w:szCs w:val="22"/>
        </w:rPr>
        <w:t xml:space="preserve">At SILKSKIN, every design is </w:t>
      </w:r>
      <w:hyperlink r:id="rId15" w:history="1">
        <w:r w:rsidRPr="00E265F4">
          <w:rPr>
            <w:rStyle w:val="Hyperlink"/>
            <w:rFonts w:ascii="Calibri" w:hAnsi="Calibri" w:cs="Calibri"/>
            <w:sz w:val="22"/>
            <w:szCs w:val="22"/>
          </w:rPr>
          <w:t>guided</w:t>
        </w:r>
      </w:hyperlink>
      <w:r w:rsidRPr="00E265F4">
        <w:rPr>
          <w:rFonts w:ascii="Calibri" w:hAnsi="Calibri" w:cs="Calibri"/>
          <w:sz w:val="22"/>
          <w:szCs w:val="22"/>
        </w:rPr>
        <w:t xml:space="preserve"> by material quality and thoughtful structure. If you’re ready to </w:t>
      </w:r>
      <w:r w:rsidRPr="00E265F4">
        <w:rPr>
          <w:rStyle w:val="Strong"/>
          <w:rFonts w:ascii="Calibri" w:eastAsiaTheme="majorEastAsia" w:hAnsi="Calibri" w:cs="Calibri"/>
          <w:b w:val="0"/>
          <w:sz w:val="22"/>
          <w:szCs w:val="22"/>
          <w:highlight w:val="yellow"/>
        </w:rPr>
        <w:t>buy men’s leather card holder</w:t>
      </w:r>
      <w:r w:rsidRPr="00E265F4">
        <w:rPr>
          <w:rFonts w:ascii="Calibri" w:hAnsi="Calibri" w:cs="Calibri"/>
          <w:sz w:val="22"/>
          <w:szCs w:val="22"/>
        </w:rPr>
        <w:t xml:space="preserve"> or explore options to </w:t>
      </w:r>
      <w:r w:rsidRPr="00E265F4">
        <w:rPr>
          <w:rStyle w:val="Strong"/>
          <w:rFonts w:ascii="Calibri" w:eastAsiaTheme="majorEastAsia" w:hAnsi="Calibri" w:cs="Calibri"/>
          <w:b w:val="0"/>
          <w:sz w:val="22"/>
          <w:szCs w:val="22"/>
          <w:highlight w:val="yellow"/>
        </w:rPr>
        <w:t>buy genuine leather card holder</w:t>
      </w:r>
      <w:r w:rsidRPr="00E265F4">
        <w:rPr>
          <w:rFonts w:ascii="Calibri" w:hAnsi="Calibri" w:cs="Calibri"/>
          <w:sz w:val="22"/>
          <w:szCs w:val="22"/>
        </w:rPr>
        <w:t xml:space="preserve">, our collection in </w:t>
      </w:r>
      <w:r w:rsidRPr="00E265F4">
        <w:rPr>
          <w:rStyle w:val="Strong"/>
          <w:rFonts w:ascii="Calibri" w:eastAsiaTheme="majorEastAsia" w:hAnsi="Calibri" w:cs="Calibri"/>
          <w:b w:val="0"/>
          <w:sz w:val="22"/>
          <w:szCs w:val="22"/>
        </w:rPr>
        <w:t>Pakistan</w:t>
      </w:r>
      <w:r w:rsidRPr="00E265F4">
        <w:rPr>
          <w:rFonts w:ascii="Calibri" w:hAnsi="Calibri" w:cs="Calibri"/>
          <w:sz w:val="22"/>
          <w:szCs w:val="22"/>
        </w:rPr>
        <w:t xml:space="preserve"> offers practical silhouettes that stand the test of time.</w:t>
      </w:r>
    </w:p>
    <w:p w14:paraId="073590CC" w14:textId="7D9091B7" w:rsidR="00EC486E" w:rsidRPr="007B0937" w:rsidRDefault="00EC486E" w:rsidP="007B0937">
      <w:pPr>
        <w:rPr>
          <w:sz w:val="20"/>
          <w:szCs w:val="20"/>
        </w:rPr>
      </w:pPr>
    </w:p>
    <w:p w14:paraId="1CBC3AED" w14:textId="77777777" w:rsidR="00EC486E" w:rsidRPr="00EC486E" w:rsidRDefault="00EC486E" w:rsidP="00EC486E"/>
    <w:p w14:paraId="5FE5A5EC" w14:textId="2C507CEE" w:rsidR="002E4AB5" w:rsidRPr="00563D37" w:rsidRDefault="003C7336" w:rsidP="002E4AB5">
      <w:pPr>
        <w:rPr>
          <w:sz w:val="18"/>
          <w:szCs w:val="18"/>
        </w:rPr>
      </w:pPr>
      <w:hyperlink r:id="rId16" w:history="1">
        <w:r w:rsidRPr="002A3A6C">
          <w:rPr>
            <w:rStyle w:val="Hyperlink"/>
          </w:rPr>
          <w:t>https://silkskinonline.com/collections/men-wallets</w:t>
        </w:r>
      </w:hyperlink>
      <w:r>
        <w:t xml:space="preserve"> </w:t>
      </w:r>
    </w:p>
    <w:p w14:paraId="081B3ADC" w14:textId="77777777" w:rsidR="002E4AB5" w:rsidRPr="00563D37" w:rsidRDefault="002E4AB5" w:rsidP="00116EB3">
      <w:pPr>
        <w:spacing w:after="0"/>
        <w:rPr>
          <w:sz w:val="20"/>
          <w:szCs w:val="20"/>
        </w:rPr>
      </w:pPr>
      <w:r w:rsidRPr="00563D37">
        <w:rPr>
          <w:sz w:val="20"/>
          <w:szCs w:val="20"/>
        </w:rPr>
        <w:t>Targeted Keywords</w:t>
      </w:r>
    </w:p>
    <w:p w14:paraId="0985991D" w14:textId="77777777" w:rsidR="003C7336" w:rsidRPr="003C7336" w:rsidRDefault="003C7336" w:rsidP="003C7336">
      <w:pPr>
        <w:pStyle w:val="ListParagraph"/>
        <w:numPr>
          <w:ilvl w:val="0"/>
          <w:numId w:val="1"/>
        </w:numPr>
        <w:rPr>
          <w:sz w:val="20"/>
          <w:szCs w:val="20"/>
        </w:rPr>
      </w:pPr>
      <w:r w:rsidRPr="003C7336">
        <w:rPr>
          <w:sz w:val="20"/>
          <w:szCs w:val="20"/>
        </w:rPr>
        <w:t>buy men's leather wallets</w:t>
      </w:r>
    </w:p>
    <w:p w14:paraId="654FAF05" w14:textId="77777777" w:rsidR="003C7336" w:rsidRPr="003C7336" w:rsidRDefault="003C7336" w:rsidP="003C7336">
      <w:pPr>
        <w:pStyle w:val="ListParagraph"/>
        <w:numPr>
          <w:ilvl w:val="0"/>
          <w:numId w:val="1"/>
        </w:numPr>
        <w:rPr>
          <w:sz w:val="20"/>
          <w:szCs w:val="20"/>
        </w:rPr>
      </w:pPr>
      <w:r w:rsidRPr="003C7336">
        <w:rPr>
          <w:sz w:val="20"/>
          <w:szCs w:val="20"/>
        </w:rPr>
        <w:t>buy genuine leather men's wallet</w:t>
      </w:r>
    </w:p>
    <w:p w14:paraId="48BD4E93" w14:textId="77777777" w:rsidR="003C7336" w:rsidRPr="003C7336" w:rsidRDefault="003C7336" w:rsidP="003C7336">
      <w:pPr>
        <w:pStyle w:val="ListParagraph"/>
        <w:numPr>
          <w:ilvl w:val="0"/>
          <w:numId w:val="1"/>
        </w:numPr>
        <w:rPr>
          <w:sz w:val="18"/>
          <w:szCs w:val="18"/>
        </w:rPr>
      </w:pPr>
      <w:r w:rsidRPr="003C7336">
        <w:rPr>
          <w:sz w:val="20"/>
          <w:szCs w:val="20"/>
        </w:rPr>
        <w:t xml:space="preserve">leather wallets online </w:t>
      </w:r>
    </w:p>
    <w:p w14:paraId="304D4FF3" w14:textId="68E588C8" w:rsidR="002E4AB5" w:rsidRPr="007E59DF" w:rsidRDefault="003C7336" w:rsidP="003C7336">
      <w:pPr>
        <w:pStyle w:val="ListParagraph"/>
        <w:numPr>
          <w:ilvl w:val="0"/>
          <w:numId w:val="1"/>
        </w:numPr>
        <w:rPr>
          <w:sz w:val="18"/>
          <w:szCs w:val="18"/>
        </w:rPr>
      </w:pPr>
      <w:r w:rsidRPr="003C7336">
        <w:rPr>
          <w:sz w:val="20"/>
          <w:szCs w:val="20"/>
        </w:rPr>
        <w:t>Pakistan</w:t>
      </w:r>
    </w:p>
    <w:p w14:paraId="2100D9BF" w14:textId="77777777" w:rsidR="002E4AB5" w:rsidRPr="00563D37" w:rsidRDefault="002E4AB5" w:rsidP="002E4AB5">
      <w:pPr>
        <w:pStyle w:val="Heading3"/>
        <w:shd w:val="clear" w:color="auto" w:fill="D9D9D9" w:themeFill="background1" w:themeFillShade="D9"/>
        <w:rPr>
          <w:sz w:val="20"/>
          <w:szCs w:val="22"/>
        </w:rPr>
      </w:pPr>
      <w:r w:rsidRPr="00563D37">
        <w:rPr>
          <w:sz w:val="20"/>
          <w:szCs w:val="22"/>
        </w:rPr>
        <w:t>Meta Tags</w:t>
      </w:r>
    </w:p>
    <w:p w14:paraId="38AE3E44" w14:textId="3896F703" w:rsidR="002E4AB5" w:rsidRPr="00563D37" w:rsidRDefault="002E4AB5" w:rsidP="002E4AB5">
      <w:pPr>
        <w:rPr>
          <w:sz w:val="20"/>
          <w:szCs w:val="20"/>
        </w:rPr>
      </w:pPr>
      <w:r w:rsidRPr="00563D37">
        <w:rPr>
          <w:b/>
          <w:bCs/>
          <w:sz w:val="20"/>
          <w:szCs w:val="20"/>
        </w:rPr>
        <w:t>Meta Title</w:t>
      </w:r>
      <w:r w:rsidRPr="00563D37">
        <w:rPr>
          <w:sz w:val="20"/>
          <w:szCs w:val="20"/>
        </w:rPr>
        <w:t xml:space="preserve">: </w:t>
      </w:r>
      <w:r w:rsidR="0000120E" w:rsidRPr="0000120E">
        <w:rPr>
          <w:sz w:val="20"/>
          <w:szCs w:val="20"/>
        </w:rPr>
        <w:t>Buy Men’s Genuine Leather Wallets Online | SILKSKIN</w:t>
      </w:r>
    </w:p>
    <w:p w14:paraId="0F97944B" w14:textId="6D06FE4F" w:rsidR="002E4AB5" w:rsidRPr="00563D37" w:rsidRDefault="002E4AB5" w:rsidP="002E4AB5">
      <w:pPr>
        <w:rPr>
          <w:sz w:val="18"/>
          <w:szCs w:val="18"/>
        </w:rPr>
      </w:pPr>
      <w:r w:rsidRPr="00563D37">
        <w:rPr>
          <w:b/>
          <w:bCs/>
          <w:sz w:val="20"/>
          <w:szCs w:val="20"/>
        </w:rPr>
        <w:t>Meta Description</w:t>
      </w:r>
      <w:r w:rsidRPr="00563D37">
        <w:rPr>
          <w:sz w:val="20"/>
          <w:szCs w:val="20"/>
        </w:rPr>
        <w:t xml:space="preserve">: </w:t>
      </w:r>
      <w:r w:rsidR="005845A7" w:rsidRPr="005845A7">
        <w:rPr>
          <w:sz w:val="20"/>
          <w:szCs w:val="20"/>
        </w:rPr>
        <w:t>Shop SILKSKIN to buy men’s leather wallets and genuine leather men’s wallet. Find leather wallets online in Pakistan.</w:t>
      </w:r>
    </w:p>
    <w:p w14:paraId="4520AFB4" w14:textId="77777777" w:rsidR="002E4AB5" w:rsidRPr="00563D37" w:rsidRDefault="002E4AB5" w:rsidP="002E4AB5">
      <w:pPr>
        <w:pStyle w:val="Heading3"/>
        <w:shd w:val="clear" w:color="auto" w:fill="D9D9D9" w:themeFill="background1" w:themeFillShade="D9"/>
        <w:rPr>
          <w:sz w:val="20"/>
          <w:szCs w:val="22"/>
        </w:rPr>
      </w:pPr>
      <w:r w:rsidRPr="00563D37">
        <w:rPr>
          <w:sz w:val="20"/>
          <w:szCs w:val="22"/>
        </w:rPr>
        <w:t>SEO Paragraphs</w:t>
      </w:r>
    </w:p>
    <w:p w14:paraId="51686ADC" w14:textId="0411A351" w:rsidR="009C6616" w:rsidRDefault="009C6616" w:rsidP="00417F8C">
      <w:pPr>
        <w:pStyle w:val="Heading1"/>
        <w:rPr>
          <w:rStyle w:val="Strong"/>
          <w:rFonts w:ascii="Arial" w:hAnsi="Arial" w:cs="Arial"/>
          <w:b/>
          <w:bCs/>
        </w:rPr>
      </w:pPr>
      <w:r w:rsidRPr="009C6616">
        <w:rPr>
          <w:rStyle w:val="Strong"/>
          <w:rFonts w:ascii="Arial" w:hAnsi="Arial" w:cs="Arial"/>
          <w:b/>
          <w:bCs/>
        </w:rPr>
        <w:t>Men’s Leather Wallets</w:t>
      </w:r>
    </w:p>
    <w:p w14:paraId="188B82FD" w14:textId="09E62AB2" w:rsidR="00915634" w:rsidRPr="00BA430F" w:rsidRDefault="00915634" w:rsidP="00915634">
      <w:pPr>
        <w:pStyle w:val="Heading2"/>
        <w:rPr>
          <w:sz w:val="24"/>
          <w:szCs w:val="24"/>
        </w:rPr>
      </w:pPr>
      <w:r w:rsidRPr="00BA430F">
        <w:rPr>
          <w:rStyle w:val="Strong"/>
          <w:b/>
          <w:bCs w:val="0"/>
          <w:sz w:val="24"/>
          <w:szCs w:val="24"/>
        </w:rPr>
        <w:t>Buy Luxury Leather Wallets for Men in Pakistan</w:t>
      </w:r>
    </w:p>
    <w:p w14:paraId="2DD851E4" w14:textId="712A755D" w:rsidR="009C6616" w:rsidRPr="00BA430F" w:rsidRDefault="009C6616" w:rsidP="009C6616">
      <w:pPr>
        <w:pStyle w:val="NormalWeb"/>
        <w:spacing w:before="0" w:beforeAutospacing="0"/>
        <w:rPr>
          <w:rFonts w:ascii="Calibri" w:hAnsi="Calibri" w:cs="Calibri"/>
          <w:sz w:val="22"/>
          <w:szCs w:val="22"/>
        </w:rPr>
      </w:pPr>
      <w:r w:rsidRPr="00BA430F">
        <w:rPr>
          <w:rFonts w:ascii="Calibri" w:hAnsi="Calibri" w:cs="Calibri"/>
          <w:sz w:val="22"/>
          <w:szCs w:val="22"/>
        </w:rPr>
        <w:t xml:space="preserve">If you’re ready to </w:t>
      </w:r>
      <w:r w:rsidRPr="00BA430F">
        <w:rPr>
          <w:rStyle w:val="Strong"/>
          <w:rFonts w:ascii="Calibri" w:eastAsiaTheme="majorEastAsia" w:hAnsi="Calibri" w:cs="Calibri"/>
          <w:b w:val="0"/>
          <w:sz w:val="22"/>
          <w:szCs w:val="22"/>
          <w:highlight w:val="yellow"/>
        </w:rPr>
        <w:t>buy men’s leather wallets</w:t>
      </w:r>
      <w:r w:rsidRPr="00BA430F">
        <w:rPr>
          <w:rFonts w:ascii="Calibri" w:hAnsi="Calibri" w:cs="Calibri"/>
          <w:sz w:val="22"/>
          <w:szCs w:val="22"/>
        </w:rPr>
        <w:t xml:space="preserve"> that balance refined design with everyday functionality, </w:t>
      </w:r>
      <w:hyperlink r:id="rId17" w:history="1">
        <w:r w:rsidRPr="00BA430F">
          <w:rPr>
            <w:rStyle w:val="Hyperlink"/>
            <w:rFonts w:ascii="Calibri" w:hAnsi="Calibri" w:cs="Calibri"/>
            <w:sz w:val="22"/>
            <w:szCs w:val="22"/>
          </w:rPr>
          <w:t>SILKSKIN</w:t>
        </w:r>
      </w:hyperlink>
      <w:r w:rsidRPr="00BA430F">
        <w:rPr>
          <w:rFonts w:ascii="Calibri" w:hAnsi="Calibri" w:cs="Calibri"/>
          <w:sz w:val="22"/>
          <w:szCs w:val="22"/>
        </w:rPr>
        <w:t xml:space="preserve"> offers a thoughtfully designed collection tailored for everyday use in </w:t>
      </w:r>
      <w:r w:rsidRPr="00BA430F">
        <w:rPr>
          <w:rStyle w:val="Strong"/>
          <w:rFonts w:ascii="Calibri" w:eastAsiaTheme="majorEastAsia" w:hAnsi="Calibri" w:cs="Calibri"/>
          <w:b w:val="0"/>
          <w:sz w:val="22"/>
          <w:szCs w:val="22"/>
        </w:rPr>
        <w:t>Pakistan</w:t>
      </w:r>
      <w:r w:rsidRPr="00BA430F">
        <w:rPr>
          <w:rFonts w:ascii="Calibri" w:hAnsi="Calibri" w:cs="Calibri"/>
          <w:sz w:val="22"/>
          <w:szCs w:val="22"/>
        </w:rPr>
        <w:t>. Our wallets are crafted to carry essential cards, cash, and identification with ease, built to feel comfortable day after day without unnecessary bulk.</w:t>
      </w:r>
    </w:p>
    <w:p w14:paraId="5ECA54BE" w14:textId="0E113D13" w:rsidR="009C6616" w:rsidRPr="00BA430F" w:rsidRDefault="009C6616" w:rsidP="009C6616">
      <w:pPr>
        <w:pStyle w:val="NormalWeb"/>
        <w:rPr>
          <w:rFonts w:ascii="Calibri" w:hAnsi="Calibri" w:cs="Calibri"/>
          <w:sz w:val="22"/>
          <w:szCs w:val="22"/>
        </w:rPr>
      </w:pPr>
      <w:r w:rsidRPr="00BA430F">
        <w:rPr>
          <w:rFonts w:ascii="Calibri" w:hAnsi="Calibri" w:cs="Calibri"/>
          <w:sz w:val="22"/>
          <w:szCs w:val="22"/>
        </w:rPr>
        <w:t xml:space="preserve">At SILKSKIN, we approach leather goods with a focus on material integrity and purposeful design. A well-made wallet should work silently in the background of everyday life — structured without stiffness, durable without being heavy. That is why every </w:t>
      </w:r>
      <w:hyperlink r:id="rId18" w:history="1">
        <w:r w:rsidRPr="00BA430F">
          <w:rPr>
            <w:rStyle w:val="Hyperlink"/>
            <w:rFonts w:ascii="Calibri" w:hAnsi="Calibri" w:cs="Calibri"/>
            <w:sz w:val="22"/>
            <w:szCs w:val="22"/>
          </w:rPr>
          <w:t>wallet</w:t>
        </w:r>
      </w:hyperlink>
      <w:r w:rsidRPr="00BA430F">
        <w:rPr>
          <w:rFonts w:ascii="Calibri" w:hAnsi="Calibri" w:cs="Calibri"/>
          <w:sz w:val="22"/>
          <w:szCs w:val="22"/>
        </w:rPr>
        <w:t xml:space="preserve"> in this collection reflects balanced proportions, fine stitching, and leather that ages gracefully with use.</w:t>
      </w:r>
    </w:p>
    <w:p w14:paraId="13CF1DAD" w14:textId="77777777" w:rsidR="009C6616" w:rsidRPr="00BA430F" w:rsidRDefault="009C6616" w:rsidP="00915634">
      <w:pPr>
        <w:pStyle w:val="Heading2"/>
        <w:rPr>
          <w:sz w:val="24"/>
          <w:szCs w:val="24"/>
        </w:rPr>
      </w:pPr>
      <w:r w:rsidRPr="00BA430F">
        <w:rPr>
          <w:rStyle w:val="Strong"/>
          <w:b/>
          <w:bCs w:val="0"/>
          <w:sz w:val="24"/>
          <w:szCs w:val="24"/>
        </w:rPr>
        <w:t>Buy Genuine Leather Men’s Wallet — Quality You Can Feel</w:t>
      </w:r>
    </w:p>
    <w:p w14:paraId="0BB22BE0" w14:textId="39ACA9C7" w:rsidR="009C6616" w:rsidRPr="00BA430F" w:rsidRDefault="009C6616" w:rsidP="009C6616">
      <w:pPr>
        <w:pStyle w:val="NormalWeb"/>
        <w:spacing w:before="0" w:beforeAutospacing="0"/>
        <w:rPr>
          <w:rFonts w:ascii="Calibri" w:hAnsi="Calibri" w:cs="Calibri"/>
          <w:sz w:val="22"/>
          <w:szCs w:val="22"/>
        </w:rPr>
      </w:pPr>
      <w:r w:rsidRPr="00BA430F">
        <w:rPr>
          <w:rFonts w:ascii="Calibri" w:hAnsi="Calibri" w:cs="Calibri"/>
          <w:sz w:val="22"/>
          <w:szCs w:val="22"/>
        </w:rPr>
        <w:t xml:space="preserve">Choosing to </w:t>
      </w:r>
      <w:r w:rsidRPr="00BA430F">
        <w:rPr>
          <w:rStyle w:val="Strong"/>
          <w:rFonts w:ascii="Calibri" w:eastAsiaTheme="majorEastAsia" w:hAnsi="Calibri" w:cs="Calibri"/>
          <w:b w:val="0"/>
          <w:sz w:val="22"/>
          <w:szCs w:val="22"/>
        </w:rPr>
        <w:t xml:space="preserve">buy </w:t>
      </w:r>
      <w:r w:rsidR="00915634" w:rsidRPr="00BA430F">
        <w:rPr>
          <w:rStyle w:val="Strong"/>
          <w:rFonts w:ascii="Calibri" w:eastAsiaTheme="majorEastAsia" w:hAnsi="Calibri" w:cs="Calibri"/>
          <w:b w:val="0"/>
          <w:sz w:val="22"/>
          <w:szCs w:val="22"/>
        </w:rPr>
        <w:t xml:space="preserve">a </w:t>
      </w:r>
      <w:r w:rsidRPr="00BA430F">
        <w:rPr>
          <w:rStyle w:val="Strong"/>
          <w:rFonts w:ascii="Calibri" w:eastAsiaTheme="majorEastAsia" w:hAnsi="Calibri" w:cs="Calibri"/>
          <w:b w:val="0"/>
          <w:sz w:val="22"/>
          <w:szCs w:val="22"/>
          <w:highlight w:val="yellow"/>
        </w:rPr>
        <w:t>genuine leather men’s wallet</w:t>
      </w:r>
      <w:r w:rsidRPr="00BA430F">
        <w:rPr>
          <w:rFonts w:ascii="Calibri" w:hAnsi="Calibri" w:cs="Calibri"/>
          <w:sz w:val="22"/>
          <w:szCs w:val="22"/>
        </w:rPr>
        <w:t xml:space="preserve"> means prioritizing material performance and longevity. SILKSKIN uses selected hides that stand up to frequent use while maintaining supple </w:t>
      </w:r>
      <w:hyperlink r:id="rId19" w:history="1">
        <w:r w:rsidRPr="00BA430F">
          <w:rPr>
            <w:rStyle w:val="Hyperlink"/>
            <w:rFonts w:ascii="Calibri" w:hAnsi="Calibri" w:cs="Calibri"/>
            <w:sz w:val="22"/>
            <w:szCs w:val="22"/>
          </w:rPr>
          <w:t>texture</w:t>
        </w:r>
      </w:hyperlink>
      <w:r w:rsidRPr="00BA430F">
        <w:rPr>
          <w:rFonts w:ascii="Calibri" w:hAnsi="Calibri" w:cs="Calibri"/>
          <w:sz w:val="22"/>
          <w:szCs w:val="22"/>
        </w:rPr>
        <w:t xml:space="preserve"> and structural balance.</w:t>
      </w:r>
    </w:p>
    <w:p w14:paraId="247C891E" w14:textId="261FC628" w:rsidR="009C6616" w:rsidRPr="00BA430F" w:rsidRDefault="009C6616" w:rsidP="009C6616">
      <w:pPr>
        <w:pStyle w:val="NormalWeb"/>
        <w:rPr>
          <w:rFonts w:ascii="Calibri" w:hAnsi="Calibri" w:cs="Calibri"/>
          <w:sz w:val="22"/>
          <w:szCs w:val="22"/>
        </w:rPr>
      </w:pPr>
      <w:r w:rsidRPr="00BA430F">
        <w:rPr>
          <w:rFonts w:ascii="Calibri" w:hAnsi="Calibri" w:cs="Calibri"/>
          <w:sz w:val="22"/>
          <w:szCs w:val="22"/>
        </w:rPr>
        <w:t>Each wallet is crafted for strength, with thoughtful compartment layouts that help keep essentials organized without overfilling. The result is dependable everyday performance with a refined finish — a balance of aesthetics and function that feels natural in hand.</w:t>
      </w:r>
    </w:p>
    <w:p w14:paraId="58A50B01" w14:textId="2C01B55D" w:rsidR="009C6616" w:rsidRPr="00BA430F" w:rsidRDefault="009C6616" w:rsidP="00915634">
      <w:pPr>
        <w:pStyle w:val="Heading2"/>
        <w:rPr>
          <w:sz w:val="24"/>
          <w:szCs w:val="24"/>
        </w:rPr>
      </w:pPr>
      <w:r w:rsidRPr="00BA430F">
        <w:rPr>
          <w:rStyle w:val="Strong"/>
          <w:b/>
          <w:bCs w:val="0"/>
          <w:sz w:val="24"/>
          <w:szCs w:val="24"/>
        </w:rPr>
        <w:t>Practical &amp; Thoughtful Everyday Carry</w:t>
      </w:r>
    </w:p>
    <w:p w14:paraId="4EA40DAA" w14:textId="5DC01EBC" w:rsidR="009C6616" w:rsidRPr="00BA430F" w:rsidRDefault="009C6616" w:rsidP="009C6616">
      <w:pPr>
        <w:pStyle w:val="NormalWeb"/>
        <w:spacing w:before="0" w:beforeAutospacing="0"/>
        <w:rPr>
          <w:rFonts w:ascii="Calibri" w:hAnsi="Calibri" w:cs="Calibri"/>
          <w:sz w:val="22"/>
          <w:szCs w:val="22"/>
        </w:rPr>
      </w:pPr>
      <w:r w:rsidRPr="00BA430F">
        <w:rPr>
          <w:rFonts w:ascii="Calibri" w:hAnsi="Calibri" w:cs="Calibri"/>
          <w:sz w:val="22"/>
          <w:szCs w:val="22"/>
        </w:rPr>
        <w:t xml:space="preserve">Looking for </w:t>
      </w:r>
      <w:r w:rsidRPr="00BA430F">
        <w:rPr>
          <w:rStyle w:val="Strong"/>
          <w:rFonts w:ascii="Calibri" w:eastAsiaTheme="majorEastAsia" w:hAnsi="Calibri" w:cs="Calibri"/>
          <w:b w:val="0"/>
          <w:sz w:val="22"/>
          <w:szCs w:val="22"/>
          <w:highlight w:val="yellow"/>
        </w:rPr>
        <w:t>leather wallets online</w:t>
      </w:r>
      <w:r w:rsidRPr="00BA430F">
        <w:rPr>
          <w:rFonts w:ascii="Calibri" w:hAnsi="Calibri" w:cs="Calibri"/>
          <w:sz w:val="22"/>
          <w:szCs w:val="22"/>
        </w:rPr>
        <w:t xml:space="preserve"> should be simple and reassuring. SILKSKIN’s collection allows you to explore different profiles — from classic </w:t>
      </w:r>
      <w:hyperlink r:id="rId20" w:history="1">
        <w:r w:rsidRPr="00BA430F">
          <w:rPr>
            <w:rStyle w:val="Hyperlink"/>
            <w:rFonts w:ascii="Calibri" w:hAnsi="Calibri" w:cs="Calibri"/>
            <w:sz w:val="22"/>
            <w:szCs w:val="22"/>
          </w:rPr>
          <w:t>bi-folds</w:t>
        </w:r>
      </w:hyperlink>
      <w:r w:rsidRPr="00BA430F">
        <w:rPr>
          <w:rFonts w:ascii="Calibri" w:hAnsi="Calibri" w:cs="Calibri"/>
          <w:sz w:val="22"/>
          <w:szCs w:val="22"/>
        </w:rPr>
        <w:t xml:space="preserve"> to slim card-centric designs — each made with structural integrity and everyday practicality in mind.</w:t>
      </w:r>
    </w:p>
    <w:p w14:paraId="06AD069B" w14:textId="77777777" w:rsidR="009C6616" w:rsidRPr="00BA430F" w:rsidRDefault="009C6616" w:rsidP="009C6616">
      <w:pPr>
        <w:pStyle w:val="NormalWeb"/>
        <w:rPr>
          <w:rFonts w:ascii="Calibri" w:hAnsi="Calibri" w:cs="Calibri"/>
          <w:sz w:val="22"/>
          <w:szCs w:val="22"/>
        </w:rPr>
      </w:pPr>
      <w:r w:rsidRPr="00BA430F">
        <w:rPr>
          <w:rFonts w:ascii="Calibri" w:hAnsi="Calibri" w:cs="Calibri"/>
          <w:sz w:val="22"/>
          <w:szCs w:val="22"/>
        </w:rPr>
        <w:t>Shopping for quality wallets doesn’t need to be complicated. Our curated range presents straightforward choices for daily essentials, designed to suit diverse routines and personal preferences while remaining rooted in material quality.</w:t>
      </w:r>
    </w:p>
    <w:p w14:paraId="264428B1" w14:textId="0C03442E" w:rsidR="007E59DF" w:rsidRPr="00BA430F" w:rsidRDefault="009C6616" w:rsidP="00BA430F">
      <w:pPr>
        <w:pStyle w:val="NormalWeb"/>
        <w:rPr>
          <w:b/>
          <w:sz w:val="22"/>
          <w:szCs w:val="22"/>
        </w:rPr>
      </w:pPr>
      <w:r w:rsidRPr="00BA430F">
        <w:rPr>
          <w:rFonts w:ascii="Calibri" w:hAnsi="Calibri" w:cs="Calibri"/>
          <w:sz w:val="22"/>
          <w:szCs w:val="22"/>
        </w:rPr>
        <w:t xml:space="preserve">Whether it’s a slimmer wallet for everyday ease or a structured design for more carrying capacity, SILKSKIN’s leather wallets offer thoughtful </w:t>
      </w:r>
      <w:hyperlink r:id="rId21" w:history="1">
        <w:r w:rsidRPr="00BA430F">
          <w:rPr>
            <w:rStyle w:val="Hyperlink"/>
            <w:rFonts w:ascii="Calibri" w:hAnsi="Calibri" w:cs="Calibri"/>
            <w:sz w:val="22"/>
            <w:szCs w:val="22"/>
          </w:rPr>
          <w:t>solutions</w:t>
        </w:r>
      </w:hyperlink>
      <w:r w:rsidRPr="00BA430F">
        <w:rPr>
          <w:rFonts w:ascii="Calibri" w:hAnsi="Calibri" w:cs="Calibri"/>
          <w:sz w:val="22"/>
          <w:szCs w:val="22"/>
        </w:rPr>
        <w:t xml:space="preserve"> that align with modern needs in </w:t>
      </w:r>
      <w:r w:rsidRPr="00BA430F">
        <w:rPr>
          <w:rStyle w:val="Strong"/>
          <w:rFonts w:ascii="Calibri" w:eastAsiaTheme="majorEastAsia" w:hAnsi="Calibri" w:cs="Calibri"/>
          <w:b w:val="0"/>
          <w:sz w:val="22"/>
          <w:szCs w:val="22"/>
        </w:rPr>
        <w:t>Pakistan</w:t>
      </w:r>
      <w:r w:rsidRPr="00BA430F">
        <w:rPr>
          <w:rFonts w:ascii="Calibri" w:hAnsi="Calibri" w:cs="Calibri"/>
          <w:b/>
          <w:sz w:val="22"/>
          <w:szCs w:val="22"/>
        </w:rPr>
        <w:t>.</w:t>
      </w:r>
    </w:p>
    <w:p w14:paraId="77E06B80" w14:textId="77777777" w:rsidR="003C7336" w:rsidRDefault="003C7336">
      <w:r>
        <w:br w:type="page"/>
      </w:r>
    </w:p>
    <w:p w14:paraId="4845EB03" w14:textId="7B32E098" w:rsidR="002E4AB5" w:rsidRPr="00563D37" w:rsidRDefault="003C7336" w:rsidP="002E4AB5">
      <w:pPr>
        <w:rPr>
          <w:sz w:val="18"/>
          <w:szCs w:val="18"/>
        </w:rPr>
      </w:pPr>
      <w:hyperlink r:id="rId22" w:history="1">
        <w:r w:rsidRPr="002A3A6C">
          <w:rPr>
            <w:rStyle w:val="Hyperlink"/>
          </w:rPr>
          <w:t>https://silkskinonline.com/collections/men-bags</w:t>
        </w:r>
      </w:hyperlink>
      <w:r>
        <w:t xml:space="preserve"> </w:t>
      </w:r>
      <w:r w:rsidR="005C60CF">
        <w:t xml:space="preserve"> </w:t>
      </w:r>
    </w:p>
    <w:p w14:paraId="3D559D8B" w14:textId="77777777" w:rsidR="002E4AB5" w:rsidRPr="00563D37" w:rsidRDefault="002E4AB5" w:rsidP="00876805">
      <w:pPr>
        <w:spacing w:after="0"/>
        <w:rPr>
          <w:sz w:val="20"/>
          <w:szCs w:val="20"/>
        </w:rPr>
      </w:pPr>
      <w:r w:rsidRPr="00563D37">
        <w:rPr>
          <w:sz w:val="20"/>
          <w:szCs w:val="20"/>
        </w:rPr>
        <w:t>Targeted Keywords</w:t>
      </w:r>
    </w:p>
    <w:p w14:paraId="1BAA3AB7" w14:textId="77777777" w:rsidR="003C7336" w:rsidRPr="003C7336" w:rsidRDefault="003C7336" w:rsidP="003C7336">
      <w:pPr>
        <w:pStyle w:val="ListParagraph"/>
        <w:numPr>
          <w:ilvl w:val="0"/>
          <w:numId w:val="1"/>
        </w:numPr>
        <w:rPr>
          <w:sz w:val="20"/>
          <w:szCs w:val="20"/>
        </w:rPr>
      </w:pPr>
      <w:r w:rsidRPr="003C7336">
        <w:rPr>
          <w:sz w:val="20"/>
          <w:szCs w:val="20"/>
        </w:rPr>
        <w:t>buy men's leather bags online</w:t>
      </w:r>
    </w:p>
    <w:p w14:paraId="6C9B2E0F" w14:textId="77777777" w:rsidR="003C7336" w:rsidRPr="003C7336" w:rsidRDefault="003C7336" w:rsidP="003C7336">
      <w:pPr>
        <w:pStyle w:val="ListParagraph"/>
        <w:numPr>
          <w:ilvl w:val="0"/>
          <w:numId w:val="1"/>
        </w:numPr>
        <w:rPr>
          <w:sz w:val="20"/>
          <w:szCs w:val="20"/>
        </w:rPr>
      </w:pPr>
      <w:r w:rsidRPr="003C7336">
        <w:rPr>
          <w:sz w:val="20"/>
          <w:szCs w:val="20"/>
        </w:rPr>
        <w:t>buy genuine leather laptop bags</w:t>
      </w:r>
    </w:p>
    <w:p w14:paraId="1842DC67" w14:textId="77777777" w:rsidR="003C7336" w:rsidRPr="003C7336" w:rsidRDefault="003C7336" w:rsidP="003C7336">
      <w:pPr>
        <w:pStyle w:val="ListParagraph"/>
        <w:numPr>
          <w:ilvl w:val="0"/>
          <w:numId w:val="1"/>
        </w:numPr>
        <w:rPr>
          <w:sz w:val="20"/>
          <w:szCs w:val="20"/>
        </w:rPr>
      </w:pPr>
      <w:r w:rsidRPr="003C7336">
        <w:rPr>
          <w:sz w:val="20"/>
          <w:szCs w:val="20"/>
        </w:rPr>
        <w:t>men's leather office bags online</w:t>
      </w:r>
    </w:p>
    <w:p w14:paraId="7122BF4F" w14:textId="77777777" w:rsidR="003C7336" w:rsidRPr="003C7336" w:rsidRDefault="003C7336" w:rsidP="003C7336">
      <w:pPr>
        <w:pStyle w:val="ListParagraph"/>
        <w:numPr>
          <w:ilvl w:val="0"/>
          <w:numId w:val="1"/>
        </w:numPr>
        <w:rPr>
          <w:sz w:val="18"/>
          <w:szCs w:val="18"/>
        </w:rPr>
      </w:pPr>
      <w:r w:rsidRPr="003C7336">
        <w:rPr>
          <w:sz w:val="20"/>
          <w:szCs w:val="20"/>
        </w:rPr>
        <w:t xml:space="preserve">leather bags online </w:t>
      </w:r>
    </w:p>
    <w:p w14:paraId="5872CB8A" w14:textId="31B11296" w:rsidR="008B4C6F" w:rsidRPr="002E4AB5" w:rsidRDefault="003C7336" w:rsidP="003C7336">
      <w:pPr>
        <w:pStyle w:val="ListParagraph"/>
        <w:numPr>
          <w:ilvl w:val="0"/>
          <w:numId w:val="1"/>
        </w:numPr>
        <w:rPr>
          <w:sz w:val="18"/>
          <w:szCs w:val="18"/>
        </w:rPr>
      </w:pPr>
      <w:r w:rsidRPr="003C7336">
        <w:rPr>
          <w:sz w:val="20"/>
          <w:szCs w:val="20"/>
        </w:rPr>
        <w:t>Pakistan</w:t>
      </w:r>
    </w:p>
    <w:p w14:paraId="702CD640" w14:textId="77777777" w:rsidR="002E4AB5" w:rsidRPr="00563D37" w:rsidRDefault="002E4AB5" w:rsidP="002E4AB5">
      <w:pPr>
        <w:pStyle w:val="Heading3"/>
        <w:shd w:val="clear" w:color="auto" w:fill="D9D9D9" w:themeFill="background1" w:themeFillShade="D9"/>
        <w:rPr>
          <w:sz w:val="20"/>
          <w:szCs w:val="22"/>
        </w:rPr>
      </w:pPr>
      <w:r w:rsidRPr="00563D37">
        <w:rPr>
          <w:sz w:val="20"/>
          <w:szCs w:val="22"/>
        </w:rPr>
        <w:t>Meta Tags</w:t>
      </w:r>
    </w:p>
    <w:p w14:paraId="032451A3" w14:textId="4D8BDE1F" w:rsidR="002E4AB5" w:rsidRPr="00563D37" w:rsidRDefault="002E4AB5" w:rsidP="002E4AB5">
      <w:pPr>
        <w:rPr>
          <w:sz w:val="20"/>
          <w:szCs w:val="20"/>
        </w:rPr>
      </w:pPr>
      <w:r w:rsidRPr="00563D37">
        <w:rPr>
          <w:b/>
          <w:bCs/>
          <w:sz w:val="20"/>
          <w:szCs w:val="20"/>
        </w:rPr>
        <w:t>Meta Title</w:t>
      </w:r>
      <w:r w:rsidRPr="00563D37">
        <w:rPr>
          <w:sz w:val="20"/>
          <w:szCs w:val="20"/>
        </w:rPr>
        <w:t xml:space="preserve">: </w:t>
      </w:r>
      <w:ins w:id="85" w:author="Hassan Nadeem &lt;US ARL MSG EM&gt;" w:date="2026-02-24T17:10:00Z">
        <w:r w:rsidR="00C72F23" w:rsidRPr="00C72F23">
          <w:rPr>
            <w:sz w:val="20"/>
            <w:szCs w:val="20"/>
          </w:rPr>
          <w:t xml:space="preserve">Executive Leather Bags &amp; Laptop Sleeves | SILKSKIN Pakistan </w:t>
        </w:r>
      </w:ins>
      <w:del w:id="86" w:author="Hassan Nadeem &lt;US ARL MSG EM&gt;" w:date="2026-02-24T17:00:00Z" w16du:dateUtc="2026-02-24T22:00:00Z">
        <w:r w:rsidR="0000120E" w:rsidRPr="0000120E" w:rsidDel="001E2CAE">
          <w:rPr>
            <w:sz w:val="20"/>
            <w:szCs w:val="20"/>
          </w:rPr>
          <w:delText>Buy Men’s Leather Bags | Office Laptop Bags- SILKSKIN</w:delText>
        </w:r>
      </w:del>
    </w:p>
    <w:p w14:paraId="235C7B69" w14:textId="03E5B083" w:rsidR="002E4AB5" w:rsidRPr="00563D37" w:rsidRDefault="002E4AB5" w:rsidP="002E4AB5">
      <w:pPr>
        <w:rPr>
          <w:sz w:val="18"/>
          <w:szCs w:val="18"/>
        </w:rPr>
      </w:pPr>
      <w:r w:rsidRPr="00563D37">
        <w:rPr>
          <w:b/>
          <w:bCs/>
          <w:sz w:val="20"/>
          <w:szCs w:val="20"/>
        </w:rPr>
        <w:t>Meta Description</w:t>
      </w:r>
      <w:r w:rsidRPr="00563D37">
        <w:rPr>
          <w:sz w:val="20"/>
          <w:szCs w:val="20"/>
        </w:rPr>
        <w:t xml:space="preserve">: </w:t>
      </w:r>
      <w:ins w:id="87" w:author="Hassan Nadeem &lt;US ARL MSG EM&gt;" w:date="2026-02-24T17:02:00Z" w16du:dateUtc="2026-02-24T22:02:00Z">
        <w:r w:rsidR="00020649">
          <w:rPr>
            <w:sz w:val="20"/>
            <w:szCs w:val="20"/>
          </w:rPr>
          <w:t>S</w:t>
        </w:r>
      </w:ins>
      <w:ins w:id="88" w:author="Hassan Nadeem &lt;US ARL MSG EM&gt;" w:date="2026-02-24T17:02:00Z">
        <w:r w:rsidR="00020649" w:rsidRPr="00020649">
          <w:rPr>
            <w:sz w:val="20"/>
            <w:szCs w:val="20"/>
          </w:rPr>
          <w:t>hop premium men’s leather bags online. From structured office laptop bags to slim sleeves, SILKSKIN offers durable, professional designs crafted for the modern executive.</w:t>
        </w:r>
      </w:ins>
      <w:del w:id="89" w:author="Hassan Nadeem &lt;US ARL MSG EM&gt;" w:date="2026-02-24T17:01:00Z" w16du:dateUtc="2026-02-24T22:01:00Z">
        <w:r w:rsidR="005845A7" w:rsidRPr="005845A7" w:rsidDel="008A74AE">
          <w:rPr>
            <w:sz w:val="20"/>
            <w:szCs w:val="20"/>
          </w:rPr>
          <w:delText>SILKSKIN lets you buy men’s leather bags online, including genuine leather laptop bags and men’s leather office bags online</w:delText>
        </w:r>
      </w:del>
    </w:p>
    <w:p w14:paraId="2DF73088" w14:textId="77777777" w:rsidR="002E4AB5" w:rsidRPr="00563D37" w:rsidRDefault="002E4AB5" w:rsidP="002E4AB5">
      <w:pPr>
        <w:pStyle w:val="Heading3"/>
        <w:shd w:val="clear" w:color="auto" w:fill="D9D9D9" w:themeFill="background1" w:themeFillShade="D9"/>
        <w:rPr>
          <w:sz w:val="20"/>
          <w:szCs w:val="22"/>
        </w:rPr>
      </w:pPr>
      <w:r w:rsidRPr="00563D37">
        <w:rPr>
          <w:sz w:val="20"/>
          <w:szCs w:val="22"/>
        </w:rPr>
        <w:t>SEO Paragraphs</w:t>
      </w:r>
    </w:p>
    <w:p w14:paraId="580A66FE" w14:textId="5AFB9F47" w:rsidR="00C31603" w:rsidRDefault="00C31603" w:rsidP="00417F8C">
      <w:pPr>
        <w:pStyle w:val="Heading1"/>
        <w:rPr>
          <w:rStyle w:val="Strong"/>
          <w:rFonts w:ascii="Arial" w:hAnsi="Arial" w:cs="Arial"/>
          <w:b/>
          <w:bCs/>
        </w:rPr>
      </w:pPr>
      <w:r w:rsidRPr="00C31603">
        <w:rPr>
          <w:rStyle w:val="Strong"/>
          <w:rFonts w:ascii="Arial" w:hAnsi="Arial" w:cs="Arial"/>
          <w:b/>
          <w:bCs/>
        </w:rPr>
        <w:t>Men’s Leather Bags</w:t>
      </w:r>
    </w:p>
    <w:p w14:paraId="75D05C68" w14:textId="47BD8F87" w:rsidR="00876805" w:rsidRDefault="00876805" w:rsidP="00876805">
      <w:pPr>
        <w:pStyle w:val="Heading2"/>
        <w:rPr>
          <w:ins w:id="90" w:author="Hassan Nadeem &lt;US ARL MSG EM&gt;" w:date="2026-02-24T17:02:00Z" w16du:dateUtc="2026-02-24T22:02:00Z"/>
          <w:rStyle w:val="Strong"/>
          <w:b/>
          <w:bCs w:val="0"/>
          <w:sz w:val="24"/>
          <w:szCs w:val="24"/>
        </w:rPr>
      </w:pPr>
      <w:r w:rsidRPr="00876805">
        <w:rPr>
          <w:rStyle w:val="Strong"/>
          <w:b/>
          <w:bCs w:val="0"/>
          <w:sz w:val="24"/>
          <w:szCs w:val="24"/>
        </w:rPr>
        <w:t>Buy Men’s Leather Bags Online in Pakistan</w:t>
      </w:r>
    </w:p>
    <w:p w14:paraId="7E67FEA9" w14:textId="77777777" w:rsidR="00915F56" w:rsidRPr="00915F56" w:rsidRDefault="00915F56">
      <w:pPr>
        <w:rPr>
          <w:rPrChange w:id="91" w:author="Hassan Nadeem &lt;US ARL MSG EM&gt;" w:date="2026-02-24T17:02:00Z" w16du:dateUtc="2026-02-24T22:02:00Z">
            <w:rPr>
              <w:sz w:val="24"/>
              <w:szCs w:val="24"/>
            </w:rPr>
          </w:rPrChange>
        </w:rPr>
        <w:pPrChange w:id="92" w:author="Hassan Nadeem &lt;US ARL MSG EM&gt;" w:date="2026-02-24T17:02:00Z" w16du:dateUtc="2026-02-24T22:02:00Z">
          <w:pPr>
            <w:pStyle w:val="Heading2"/>
          </w:pPr>
        </w:pPrChange>
      </w:pPr>
    </w:p>
    <w:p w14:paraId="2F7E9038" w14:textId="42C9114F" w:rsidR="00915F56" w:rsidRPr="00915F56" w:rsidRDefault="00915F56" w:rsidP="00915F56">
      <w:pPr>
        <w:pStyle w:val="Heading2"/>
        <w:rPr>
          <w:ins w:id="93" w:author="Hassan Nadeem &lt;US ARL MSG EM&gt;" w:date="2026-02-24T17:02:00Z"/>
          <w:rFonts w:ascii="Calibri" w:eastAsia="Times New Roman" w:hAnsi="Calibri" w:cs="Calibri"/>
          <w:b w:val="0"/>
          <w:color w:val="auto"/>
          <w:kern w:val="0"/>
          <w:sz w:val="22"/>
          <w:szCs w:val="22"/>
          <w14:ligatures w14:val="none"/>
          <w:rPrChange w:id="94" w:author="Hassan Nadeem &lt;US ARL MSG EM&gt;" w:date="2026-02-24T17:03:00Z" w16du:dateUtc="2026-02-24T22:03:00Z">
            <w:rPr>
              <w:ins w:id="95" w:author="Hassan Nadeem &lt;US ARL MSG EM&gt;" w:date="2026-02-24T17:02:00Z"/>
              <w:rFonts w:cs="Calibri"/>
            </w:rPr>
          </w:rPrChange>
        </w:rPr>
      </w:pPr>
      <w:ins w:id="96" w:author="Hassan Nadeem &lt;US ARL MSG EM&gt;" w:date="2026-02-24T17:02:00Z">
        <w:r w:rsidRPr="00915F56">
          <w:rPr>
            <w:rFonts w:ascii="Calibri" w:eastAsia="Times New Roman" w:hAnsi="Calibri" w:cs="Calibri"/>
            <w:b w:val="0"/>
            <w:color w:val="auto"/>
            <w:kern w:val="0"/>
            <w:sz w:val="22"/>
            <w:szCs w:val="22"/>
            <w14:ligatures w14:val="none"/>
            <w:rPrChange w:id="97" w:author="Hassan Nadeem &lt;US ARL MSG EM&gt;" w:date="2026-02-24T17:03:00Z" w16du:dateUtc="2026-02-24T22:03:00Z">
              <w:rPr>
                <w:rFonts w:cs="Calibri"/>
              </w:rPr>
            </w:rPrChange>
          </w:rPr>
          <w:t xml:space="preserve">Our collection of professional carryalls is designed for the modern professional who values both substance and style. From structured briefcases to slim laptop sleeves, SILKSKIN focuses on strength and ergonomic grace. Each bag is designed to provide reliable protection for your technology </w:t>
        </w:r>
      </w:ins>
      <w:ins w:id="98" w:author="Hassan Nadeem &lt;US ARL MSG EM&gt;" w:date="2026-02-24T17:03:00Z" w16du:dateUtc="2026-02-24T22:03:00Z">
        <w:r w:rsidR="00033590">
          <w:rPr>
            <w:rFonts w:ascii="Calibri" w:eastAsia="Times New Roman" w:hAnsi="Calibri" w:cs="Calibri"/>
            <w:b w:val="0"/>
            <w:color w:val="auto"/>
            <w:kern w:val="0"/>
            <w:sz w:val="22"/>
            <w:szCs w:val="22"/>
            <w14:ligatures w14:val="none"/>
          </w:rPr>
          <w:t xml:space="preserve">essentials </w:t>
        </w:r>
      </w:ins>
      <w:ins w:id="99" w:author="Hassan Nadeem &lt;US ARL MSG EM&gt;" w:date="2026-02-24T17:02:00Z">
        <w:r w:rsidRPr="00915F56">
          <w:rPr>
            <w:rFonts w:ascii="Calibri" w:eastAsia="Times New Roman" w:hAnsi="Calibri" w:cs="Calibri"/>
            <w:b w:val="0"/>
            <w:color w:val="auto"/>
            <w:kern w:val="0"/>
            <w:sz w:val="22"/>
            <w:szCs w:val="22"/>
            <w14:ligatures w14:val="none"/>
            <w:rPrChange w:id="100" w:author="Hassan Nadeem &lt;US ARL MSG EM&gt;" w:date="2026-02-24T17:03:00Z" w16du:dateUtc="2026-02-24T22:03:00Z">
              <w:rPr>
                <w:rFonts w:cs="Calibri"/>
              </w:rPr>
            </w:rPrChange>
          </w:rPr>
          <w:t>while maintaining a professional silhouette.</w:t>
        </w:r>
      </w:ins>
    </w:p>
    <w:p w14:paraId="256F7250" w14:textId="77777777" w:rsidR="00915F56" w:rsidRPr="00915F56" w:rsidRDefault="00915F56" w:rsidP="00915F56">
      <w:pPr>
        <w:pStyle w:val="Heading2"/>
        <w:rPr>
          <w:ins w:id="101" w:author="Hassan Nadeem &lt;US ARL MSG EM&gt;" w:date="2026-02-24T17:02:00Z"/>
          <w:rFonts w:ascii="Calibri" w:eastAsia="Times New Roman" w:hAnsi="Calibri" w:cs="Calibri"/>
          <w:b w:val="0"/>
          <w:color w:val="auto"/>
          <w:kern w:val="0"/>
          <w:sz w:val="22"/>
          <w:szCs w:val="22"/>
          <w14:ligatures w14:val="none"/>
          <w:rPrChange w:id="102" w:author="Hassan Nadeem &lt;US ARL MSG EM&gt;" w:date="2026-02-24T17:03:00Z" w16du:dateUtc="2026-02-24T22:03:00Z">
            <w:rPr>
              <w:ins w:id="103" w:author="Hassan Nadeem &lt;US ARL MSG EM&gt;" w:date="2026-02-24T17:02:00Z"/>
              <w:rFonts w:cs="Calibri"/>
            </w:rPr>
          </w:rPrChange>
        </w:rPr>
      </w:pPr>
      <w:ins w:id="104" w:author="Hassan Nadeem &lt;US ARL MSG EM&gt;" w:date="2026-02-24T17:02:00Z">
        <w:r w:rsidRPr="00915F56">
          <w:rPr>
            <w:rFonts w:ascii="Calibri" w:eastAsia="Times New Roman" w:hAnsi="Calibri" w:cs="Calibri"/>
            <w:b w:val="0"/>
            <w:color w:val="auto"/>
            <w:kern w:val="0"/>
            <w:sz w:val="22"/>
            <w:szCs w:val="22"/>
            <w14:ligatures w14:val="none"/>
            <w:rPrChange w:id="105" w:author="Hassan Nadeem &lt;US ARL MSG EM&gt;" w:date="2026-02-24T17:03:00Z" w16du:dateUtc="2026-02-24T22:03:00Z">
              <w:rPr>
                <w:rFonts w:cs="Calibri"/>
              </w:rPr>
            </w:rPrChange>
          </w:rPr>
          <w:t>If you are looking to buy men’s leather bags that offer long-term performance, our range emphasizes reinforced construction and organized interiors. These are not just accessories; they are dependable tools for the boardroom and beyond.</w:t>
        </w:r>
      </w:ins>
    </w:p>
    <w:p w14:paraId="221DF292" w14:textId="6B480682" w:rsidR="00C31603" w:rsidRPr="00876805" w:rsidDel="00915F56" w:rsidRDefault="00C31603" w:rsidP="00C31603">
      <w:pPr>
        <w:pStyle w:val="NormalWeb"/>
        <w:spacing w:before="0" w:beforeAutospacing="0"/>
        <w:rPr>
          <w:del w:id="106" w:author="Hassan Nadeem &lt;US ARL MSG EM&gt;" w:date="2026-02-24T17:02:00Z" w16du:dateUtc="2026-02-24T22:02:00Z"/>
          <w:rFonts w:ascii="Calibri" w:hAnsi="Calibri" w:cs="Calibri"/>
          <w:sz w:val="22"/>
          <w:szCs w:val="22"/>
        </w:rPr>
      </w:pPr>
      <w:del w:id="107" w:author="Hassan Nadeem &lt;US ARL MSG EM&gt;" w:date="2026-02-24T17:02:00Z" w16du:dateUtc="2026-02-24T22:02:00Z">
        <w:r w:rsidRPr="00876805" w:rsidDel="00915F56">
          <w:rPr>
            <w:rFonts w:ascii="Calibri" w:hAnsi="Calibri" w:cs="Calibri"/>
            <w:sz w:val="22"/>
            <w:szCs w:val="22"/>
          </w:rPr>
          <w:delText xml:space="preserve">If you want to </w:delText>
        </w:r>
        <w:r w:rsidRPr="00876805" w:rsidDel="00915F56">
          <w:rPr>
            <w:rStyle w:val="Strong"/>
            <w:rFonts w:ascii="Calibri" w:eastAsiaTheme="majorEastAsia" w:hAnsi="Calibri" w:cs="Calibri"/>
            <w:b w:val="0"/>
            <w:sz w:val="22"/>
            <w:szCs w:val="22"/>
            <w:highlight w:val="yellow"/>
          </w:rPr>
          <w:delText xml:space="preserve">buy men’s leather bags </w:delText>
        </w:r>
        <w:r w:rsidDel="00915F56">
          <w:fldChar w:fldCharType="begin"/>
        </w:r>
        <w:r w:rsidDel="00915F56">
          <w:delInstrText>HYPERLINK "https://silkskinonline.com/pages/about-us"</w:delInstrText>
        </w:r>
        <w:r w:rsidDel="00915F56">
          <w:fldChar w:fldCharType="separate"/>
        </w:r>
        <w:r w:rsidRPr="00876805" w:rsidDel="00915F56">
          <w:rPr>
            <w:rStyle w:val="Hyperlink"/>
            <w:rFonts w:ascii="Calibri" w:eastAsiaTheme="majorEastAsia" w:hAnsi="Calibri" w:cs="Calibri"/>
            <w:sz w:val="22"/>
            <w:szCs w:val="22"/>
            <w:highlight w:val="yellow"/>
          </w:rPr>
          <w:delText>online</w:delText>
        </w:r>
        <w:r w:rsidDel="00915F56">
          <w:fldChar w:fldCharType="end"/>
        </w:r>
        <w:r w:rsidRPr="00876805" w:rsidDel="00915F56">
          <w:rPr>
            <w:rFonts w:ascii="Calibri" w:hAnsi="Calibri" w:cs="Calibri"/>
            <w:sz w:val="22"/>
            <w:szCs w:val="22"/>
          </w:rPr>
          <w:delText xml:space="preserve"> that combine thoughtful design with daily reliability, SILKSKIN brings together a range of structured and versatile bags crafted to fit modern needs. Whether it’s for professional settings, travel, or daily carry, our men’s leather bags deliver enduring material strength and purposeful functionality across </w:delText>
        </w:r>
        <w:r w:rsidRPr="00876805" w:rsidDel="00915F56">
          <w:rPr>
            <w:rStyle w:val="Strong"/>
            <w:rFonts w:ascii="Calibri" w:eastAsiaTheme="majorEastAsia" w:hAnsi="Calibri" w:cs="Calibri"/>
            <w:b w:val="0"/>
            <w:sz w:val="22"/>
            <w:szCs w:val="22"/>
          </w:rPr>
          <w:delText>Pakistan</w:delText>
        </w:r>
        <w:r w:rsidRPr="00876805" w:rsidDel="00915F56">
          <w:rPr>
            <w:rFonts w:ascii="Calibri" w:hAnsi="Calibri" w:cs="Calibri"/>
            <w:sz w:val="22"/>
            <w:szCs w:val="22"/>
          </w:rPr>
          <w:delText>.</w:delText>
        </w:r>
      </w:del>
    </w:p>
    <w:p w14:paraId="52718D3C" w14:textId="596FC251" w:rsidR="00C31603" w:rsidRPr="00876805" w:rsidDel="00915F56" w:rsidRDefault="00C31603" w:rsidP="00C31603">
      <w:pPr>
        <w:pStyle w:val="NormalWeb"/>
        <w:rPr>
          <w:del w:id="108" w:author="Hassan Nadeem &lt;US ARL MSG EM&gt;" w:date="2026-02-24T17:02:00Z" w16du:dateUtc="2026-02-24T22:02:00Z"/>
          <w:rFonts w:ascii="Calibri" w:hAnsi="Calibri" w:cs="Calibri"/>
          <w:sz w:val="22"/>
          <w:szCs w:val="22"/>
        </w:rPr>
      </w:pPr>
      <w:del w:id="109" w:author="Hassan Nadeem &lt;US ARL MSG EM&gt;" w:date="2026-02-24T17:02:00Z" w16du:dateUtc="2026-02-24T22:02:00Z">
        <w:r w:rsidRPr="00876805" w:rsidDel="00915F56">
          <w:rPr>
            <w:rFonts w:ascii="Calibri" w:hAnsi="Calibri" w:cs="Calibri"/>
            <w:sz w:val="22"/>
            <w:szCs w:val="22"/>
          </w:rPr>
          <w:delText xml:space="preserve">Leather bags should feel reliable from the first use and develop character with time. At SILKSKIN, we focus on material integrity, balanced </w:delText>
        </w:r>
        <w:r w:rsidDel="00915F56">
          <w:fldChar w:fldCharType="begin"/>
        </w:r>
        <w:r w:rsidDel="00915F56">
          <w:delInstrText>HYPERLINK "https://silkskinonline.com/products/tech-portfolio"</w:delInstrText>
        </w:r>
        <w:r w:rsidDel="00915F56">
          <w:fldChar w:fldCharType="separate"/>
        </w:r>
        <w:r w:rsidRPr="00876805" w:rsidDel="00915F56">
          <w:rPr>
            <w:rStyle w:val="Hyperlink"/>
            <w:rFonts w:ascii="Calibri" w:hAnsi="Calibri" w:cs="Calibri"/>
            <w:sz w:val="22"/>
            <w:szCs w:val="22"/>
          </w:rPr>
          <w:delText>proportions</w:delText>
        </w:r>
        <w:r w:rsidDel="00915F56">
          <w:fldChar w:fldCharType="end"/>
        </w:r>
        <w:r w:rsidRPr="00876805" w:rsidDel="00915F56">
          <w:rPr>
            <w:rFonts w:ascii="Calibri" w:hAnsi="Calibri" w:cs="Calibri"/>
            <w:sz w:val="22"/>
            <w:szCs w:val="22"/>
          </w:rPr>
          <w:delText xml:space="preserve">, and subtle details that create everyday comfort without unnecessary bulk. </w:delText>
        </w:r>
        <w:r w:rsidR="00876805" w:rsidRPr="00876805" w:rsidDel="00915F56">
          <w:rPr>
            <w:rFonts w:ascii="Calibri" w:hAnsi="Calibri" w:cs="Calibri"/>
            <w:sz w:val="22"/>
            <w:szCs w:val="22"/>
          </w:rPr>
          <w:delText xml:space="preserve"> </w:delText>
        </w:r>
        <w:r w:rsidRPr="00876805" w:rsidDel="00915F56">
          <w:rPr>
            <w:rFonts w:ascii="Calibri" w:hAnsi="Calibri" w:cs="Calibri"/>
            <w:sz w:val="22"/>
            <w:szCs w:val="22"/>
          </w:rPr>
          <w:delText>Our collection represents a range of choices — from laptop-ready bags to office essentials and practical carryalls — each designed to move with you through routines that matter.</w:delText>
        </w:r>
      </w:del>
    </w:p>
    <w:p w14:paraId="694427F0" w14:textId="775D6FBE" w:rsidR="00C31603" w:rsidRDefault="00C31603" w:rsidP="00876805">
      <w:pPr>
        <w:pStyle w:val="Heading2"/>
        <w:rPr>
          <w:ins w:id="110" w:author="Hassan Nadeem &lt;US ARL MSG EM&gt;" w:date="2026-02-24T17:03:00Z" w16du:dateUtc="2026-02-24T22:03:00Z"/>
          <w:rStyle w:val="Strong"/>
          <w:b/>
          <w:bCs w:val="0"/>
          <w:sz w:val="24"/>
          <w:szCs w:val="24"/>
        </w:rPr>
      </w:pPr>
      <w:r w:rsidRPr="00876805">
        <w:rPr>
          <w:rStyle w:val="Strong"/>
          <w:b/>
          <w:bCs w:val="0"/>
          <w:sz w:val="24"/>
          <w:szCs w:val="24"/>
        </w:rPr>
        <w:t>Genuine Leather Laptop Bags — Durable Work Essentials</w:t>
      </w:r>
    </w:p>
    <w:p w14:paraId="2F571BE4" w14:textId="77777777" w:rsidR="00033590" w:rsidRPr="00033590" w:rsidRDefault="00033590">
      <w:pPr>
        <w:rPr>
          <w:rPrChange w:id="111" w:author="Hassan Nadeem &lt;US ARL MSG EM&gt;" w:date="2026-02-24T17:03:00Z" w16du:dateUtc="2026-02-24T22:03:00Z">
            <w:rPr>
              <w:sz w:val="24"/>
              <w:szCs w:val="24"/>
            </w:rPr>
          </w:rPrChange>
        </w:rPr>
        <w:pPrChange w:id="112" w:author="Hassan Nadeem &lt;US ARL MSG EM&gt;" w:date="2026-02-24T17:03:00Z" w16du:dateUtc="2026-02-24T22:03:00Z">
          <w:pPr>
            <w:pStyle w:val="Heading2"/>
          </w:pPr>
        </w:pPrChange>
      </w:pPr>
    </w:p>
    <w:p w14:paraId="6D8F55D7" w14:textId="7C5988D1" w:rsidR="00C31603" w:rsidRPr="00876805" w:rsidRDefault="00C31603" w:rsidP="00876805">
      <w:pPr>
        <w:pStyle w:val="NormalWeb"/>
        <w:spacing w:before="0" w:beforeAutospacing="0"/>
        <w:rPr>
          <w:rFonts w:ascii="Calibri" w:hAnsi="Calibri" w:cs="Calibri"/>
          <w:sz w:val="22"/>
          <w:szCs w:val="22"/>
        </w:rPr>
      </w:pPr>
      <w:r w:rsidRPr="00876805">
        <w:rPr>
          <w:rFonts w:ascii="Calibri" w:hAnsi="Calibri" w:cs="Calibri"/>
          <w:sz w:val="22"/>
          <w:szCs w:val="22"/>
        </w:rPr>
        <w:t xml:space="preserve">When you choose to </w:t>
      </w:r>
      <w:r w:rsidRPr="00876805">
        <w:rPr>
          <w:rStyle w:val="Strong"/>
          <w:rFonts w:ascii="Calibri" w:eastAsiaTheme="majorEastAsia" w:hAnsi="Calibri" w:cs="Calibri"/>
          <w:b w:val="0"/>
          <w:sz w:val="22"/>
          <w:szCs w:val="22"/>
          <w:highlight w:val="yellow"/>
        </w:rPr>
        <w:t>buy genuine leather laptop bags</w:t>
      </w:r>
      <w:r w:rsidRPr="00876805">
        <w:rPr>
          <w:rFonts w:ascii="Calibri" w:hAnsi="Calibri" w:cs="Calibri"/>
          <w:sz w:val="22"/>
          <w:szCs w:val="22"/>
        </w:rPr>
        <w:t xml:space="preserve">, you’re prioritizing structural integrity and long-term performance. </w:t>
      </w:r>
      <w:r w:rsidR="00876805" w:rsidRPr="00876805">
        <w:rPr>
          <w:rFonts w:ascii="Calibri" w:hAnsi="Calibri" w:cs="Calibri"/>
          <w:sz w:val="22"/>
          <w:szCs w:val="22"/>
        </w:rPr>
        <w:t xml:space="preserve">Our </w:t>
      </w:r>
      <w:r w:rsidRPr="00876805">
        <w:rPr>
          <w:rFonts w:ascii="Calibri" w:hAnsi="Calibri" w:cs="Calibri"/>
          <w:sz w:val="22"/>
          <w:szCs w:val="22"/>
        </w:rPr>
        <w:t xml:space="preserve">bags are designed to carry laptops, documents, chargers, and daily essentials with ease — combining intuitive functionality with refined design. If you’re searching to elevate daily work carry and </w:t>
      </w:r>
      <w:r w:rsidRPr="00876805">
        <w:rPr>
          <w:rStyle w:val="Strong"/>
          <w:rFonts w:ascii="Calibri" w:eastAsiaTheme="majorEastAsia" w:hAnsi="Calibri" w:cs="Calibri"/>
          <w:b w:val="0"/>
          <w:sz w:val="22"/>
          <w:szCs w:val="22"/>
          <w:highlight w:val="yellow"/>
        </w:rPr>
        <w:t xml:space="preserve">leather </w:t>
      </w:r>
      <w:hyperlink r:id="rId23" w:history="1">
        <w:r w:rsidRPr="00876805">
          <w:rPr>
            <w:rStyle w:val="Hyperlink"/>
            <w:rFonts w:ascii="Calibri" w:eastAsiaTheme="majorEastAsia" w:hAnsi="Calibri" w:cs="Calibri"/>
            <w:sz w:val="22"/>
            <w:szCs w:val="22"/>
            <w:highlight w:val="yellow"/>
          </w:rPr>
          <w:t>office</w:t>
        </w:r>
      </w:hyperlink>
      <w:r w:rsidRPr="00876805">
        <w:rPr>
          <w:rStyle w:val="Strong"/>
          <w:rFonts w:ascii="Calibri" w:eastAsiaTheme="majorEastAsia" w:hAnsi="Calibri" w:cs="Calibri"/>
          <w:b w:val="0"/>
          <w:sz w:val="22"/>
          <w:szCs w:val="22"/>
          <w:highlight w:val="yellow"/>
        </w:rPr>
        <w:t xml:space="preserve"> bags</w:t>
      </w:r>
      <w:r w:rsidRPr="00876805">
        <w:rPr>
          <w:rFonts w:ascii="Calibri" w:hAnsi="Calibri" w:cs="Calibri"/>
          <w:sz w:val="22"/>
          <w:szCs w:val="22"/>
        </w:rPr>
        <w:t>, SILKSKIN’s range delivers practical silhouettes that feel dependable and balanced</w:t>
      </w:r>
    </w:p>
    <w:p w14:paraId="2EDD1C88" w14:textId="2C634511" w:rsidR="00C31603" w:rsidRPr="00876805" w:rsidRDefault="00C31603" w:rsidP="00876805">
      <w:pPr>
        <w:pStyle w:val="Heading3"/>
        <w:rPr>
          <w:sz w:val="22"/>
          <w:szCs w:val="24"/>
        </w:rPr>
      </w:pPr>
      <w:r w:rsidRPr="00876805">
        <w:rPr>
          <w:rStyle w:val="Strong"/>
          <w:b w:val="0"/>
          <w:bCs w:val="0"/>
          <w:sz w:val="22"/>
          <w:szCs w:val="24"/>
        </w:rPr>
        <w:t xml:space="preserve">Practical Carry </w:t>
      </w:r>
      <w:r w:rsidR="00876805" w:rsidRPr="00876805">
        <w:rPr>
          <w:rStyle w:val="Strong"/>
          <w:b w:val="0"/>
          <w:bCs w:val="0"/>
          <w:sz w:val="22"/>
          <w:szCs w:val="24"/>
        </w:rPr>
        <w:t xml:space="preserve">Office </w:t>
      </w:r>
      <w:r w:rsidRPr="00876805">
        <w:rPr>
          <w:rStyle w:val="Strong"/>
          <w:b w:val="0"/>
          <w:bCs w:val="0"/>
          <w:sz w:val="22"/>
          <w:szCs w:val="24"/>
        </w:rPr>
        <w:t>Solutions</w:t>
      </w:r>
    </w:p>
    <w:p w14:paraId="739C57CF" w14:textId="4854DF9A" w:rsidR="00C31603" w:rsidRPr="00876805" w:rsidRDefault="00C31603" w:rsidP="00876805">
      <w:pPr>
        <w:pStyle w:val="NormalWeb"/>
        <w:spacing w:before="0" w:beforeAutospacing="0" w:after="0" w:afterAutospacing="0"/>
        <w:rPr>
          <w:rFonts w:ascii="Calibri" w:hAnsi="Calibri" w:cs="Calibri"/>
          <w:sz w:val="22"/>
          <w:szCs w:val="22"/>
        </w:rPr>
      </w:pPr>
      <w:r w:rsidRPr="00876805">
        <w:rPr>
          <w:rFonts w:ascii="Calibri" w:hAnsi="Calibri" w:cs="Calibri"/>
          <w:sz w:val="22"/>
          <w:szCs w:val="22"/>
        </w:rPr>
        <w:t xml:space="preserve">Looking for </w:t>
      </w:r>
      <w:r w:rsidRPr="00876805">
        <w:rPr>
          <w:rStyle w:val="Strong"/>
          <w:rFonts w:ascii="Calibri" w:eastAsiaTheme="majorEastAsia" w:hAnsi="Calibri" w:cs="Calibri"/>
          <w:b w:val="0"/>
          <w:sz w:val="22"/>
          <w:szCs w:val="22"/>
          <w:highlight w:val="yellow"/>
        </w:rPr>
        <w:t>leather office bags online</w:t>
      </w:r>
      <w:r w:rsidRPr="00876805">
        <w:rPr>
          <w:rFonts w:ascii="Calibri" w:hAnsi="Calibri" w:cs="Calibri"/>
          <w:sz w:val="22"/>
          <w:szCs w:val="22"/>
        </w:rPr>
        <w:t xml:space="preserve"> should be straightforward and reliable. SILKSKIN presents choices that reflect thoughtful design without unnecessary detailing. Our office bags focus on:</w:t>
      </w:r>
    </w:p>
    <w:p w14:paraId="4FE18833" w14:textId="77777777" w:rsidR="00C31603" w:rsidRPr="00876805" w:rsidRDefault="00C31603" w:rsidP="00C31603">
      <w:pPr>
        <w:pStyle w:val="NormalWeb"/>
        <w:numPr>
          <w:ilvl w:val="0"/>
          <w:numId w:val="18"/>
        </w:numPr>
        <w:rPr>
          <w:rFonts w:ascii="Calibri" w:hAnsi="Calibri" w:cs="Calibri"/>
          <w:sz w:val="22"/>
          <w:szCs w:val="22"/>
        </w:rPr>
      </w:pPr>
      <w:r w:rsidRPr="00876805">
        <w:rPr>
          <w:rFonts w:ascii="Calibri" w:hAnsi="Calibri" w:cs="Calibri"/>
          <w:sz w:val="22"/>
          <w:szCs w:val="22"/>
        </w:rPr>
        <w:lastRenderedPageBreak/>
        <w:t>Smart compartment layouts</w:t>
      </w:r>
    </w:p>
    <w:p w14:paraId="1A32EADD" w14:textId="77777777" w:rsidR="00C31603" w:rsidRPr="00876805" w:rsidRDefault="00C31603" w:rsidP="00C31603">
      <w:pPr>
        <w:pStyle w:val="NormalWeb"/>
        <w:numPr>
          <w:ilvl w:val="0"/>
          <w:numId w:val="18"/>
        </w:numPr>
        <w:rPr>
          <w:rFonts w:ascii="Calibri" w:hAnsi="Calibri" w:cs="Calibri"/>
          <w:sz w:val="22"/>
          <w:szCs w:val="22"/>
        </w:rPr>
      </w:pPr>
      <w:r w:rsidRPr="00876805">
        <w:rPr>
          <w:rFonts w:ascii="Calibri" w:hAnsi="Calibri" w:cs="Calibri"/>
          <w:sz w:val="22"/>
          <w:szCs w:val="22"/>
        </w:rPr>
        <w:t>Comfortable handles and straps</w:t>
      </w:r>
    </w:p>
    <w:p w14:paraId="2E68EE10" w14:textId="77777777" w:rsidR="00C31603" w:rsidRPr="00876805" w:rsidRDefault="00C31603" w:rsidP="00C31603">
      <w:pPr>
        <w:pStyle w:val="NormalWeb"/>
        <w:numPr>
          <w:ilvl w:val="0"/>
          <w:numId w:val="18"/>
        </w:numPr>
        <w:rPr>
          <w:rFonts w:ascii="Calibri" w:hAnsi="Calibri" w:cs="Calibri"/>
          <w:sz w:val="22"/>
          <w:szCs w:val="22"/>
        </w:rPr>
      </w:pPr>
      <w:r w:rsidRPr="00876805">
        <w:rPr>
          <w:rFonts w:ascii="Calibri" w:hAnsi="Calibri" w:cs="Calibri"/>
          <w:sz w:val="22"/>
          <w:szCs w:val="22"/>
        </w:rPr>
        <w:t>Professional proportion and structure</w:t>
      </w:r>
    </w:p>
    <w:p w14:paraId="0A81A41F" w14:textId="77777777" w:rsidR="00C31603" w:rsidRPr="00876805" w:rsidRDefault="00C31603" w:rsidP="00C31603">
      <w:pPr>
        <w:pStyle w:val="NormalWeb"/>
        <w:numPr>
          <w:ilvl w:val="0"/>
          <w:numId w:val="18"/>
        </w:numPr>
        <w:rPr>
          <w:rFonts w:ascii="Calibri" w:hAnsi="Calibri" w:cs="Calibri"/>
          <w:sz w:val="22"/>
          <w:szCs w:val="22"/>
        </w:rPr>
      </w:pPr>
      <w:r w:rsidRPr="00876805">
        <w:rPr>
          <w:rFonts w:ascii="Calibri" w:hAnsi="Calibri" w:cs="Calibri"/>
          <w:sz w:val="22"/>
          <w:szCs w:val="22"/>
        </w:rPr>
        <w:t>Durability that supports frequent use</w:t>
      </w:r>
    </w:p>
    <w:p w14:paraId="6983F06A" w14:textId="0F739721" w:rsidR="00C31603" w:rsidRPr="00876805" w:rsidRDefault="00876805" w:rsidP="00876805">
      <w:pPr>
        <w:pStyle w:val="Heading2"/>
        <w:rPr>
          <w:sz w:val="24"/>
          <w:szCs w:val="24"/>
        </w:rPr>
      </w:pPr>
      <w:r w:rsidRPr="00876805">
        <w:rPr>
          <w:rStyle w:val="Strong"/>
          <w:b/>
          <w:bCs w:val="0"/>
          <w:sz w:val="24"/>
          <w:szCs w:val="24"/>
        </w:rPr>
        <w:t>Be Confident and Purposeful</w:t>
      </w:r>
    </w:p>
    <w:p w14:paraId="05AAF0B2" w14:textId="77777777" w:rsidR="00C31603" w:rsidRPr="00876805" w:rsidRDefault="00C31603" w:rsidP="00C31603">
      <w:pPr>
        <w:pStyle w:val="NormalWeb"/>
        <w:spacing w:before="0" w:beforeAutospacing="0"/>
        <w:rPr>
          <w:rFonts w:ascii="Calibri" w:hAnsi="Calibri" w:cs="Calibri"/>
          <w:sz w:val="22"/>
          <w:szCs w:val="22"/>
        </w:rPr>
      </w:pPr>
      <w:r w:rsidRPr="00876805">
        <w:rPr>
          <w:rFonts w:ascii="Calibri" w:hAnsi="Calibri" w:cs="Calibri"/>
          <w:sz w:val="22"/>
          <w:szCs w:val="22"/>
        </w:rPr>
        <w:t xml:space="preserve">Shopping for </w:t>
      </w:r>
      <w:r w:rsidRPr="00876805">
        <w:rPr>
          <w:rStyle w:val="Strong"/>
          <w:rFonts w:ascii="Calibri" w:eastAsiaTheme="majorEastAsia" w:hAnsi="Calibri" w:cs="Calibri"/>
          <w:b w:val="0"/>
          <w:sz w:val="22"/>
          <w:szCs w:val="22"/>
          <w:highlight w:val="yellow"/>
        </w:rPr>
        <w:t>leather bags online</w:t>
      </w:r>
      <w:r w:rsidRPr="00876805">
        <w:rPr>
          <w:rFonts w:ascii="Calibri" w:hAnsi="Calibri" w:cs="Calibri"/>
          <w:sz w:val="22"/>
          <w:szCs w:val="22"/>
        </w:rPr>
        <w:t xml:space="preserve"> should feel clear, confident, and purposeful. SILKSKIN’s collection covers versatile designs — from classic briefcases to roomy carryalls — each rooted in material quality and usability.</w:t>
      </w:r>
    </w:p>
    <w:p w14:paraId="33CE8D1A" w14:textId="118CE435" w:rsidR="00C31603" w:rsidRPr="00876805" w:rsidRDefault="00451241" w:rsidP="00C31603">
      <w:pPr>
        <w:pStyle w:val="NormalWeb"/>
        <w:rPr>
          <w:rFonts w:ascii="Calibri" w:hAnsi="Calibri" w:cs="Calibri"/>
          <w:sz w:val="22"/>
          <w:szCs w:val="22"/>
        </w:rPr>
      </w:pPr>
      <w:ins w:id="113" w:author="Hassan Nadeem &lt;US ARL MSG EM&gt;" w:date="2026-02-24T17:11:00Z" w16du:dateUtc="2026-02-24T22:11:00Z">
        <w:r>
          <w:t xml:space="preserve">At </w:t>
        </w:r>
      </w:ins>
      <w:hyperlink r:id="rId24" w:history="1">
        <w:r w:rsidR="00C31603" w:rsidRPr="00876805">
          <w:rPr>
            <w:rStyle w:val="Hyperlink"/>
            <w:rFonts w:ascii="Calibri" w:hAnsi="Calibri" w:cs="Calibri"/>
            <w:sz w:val="22"/>
            <w:szCs w:val="22"/>
          </w:rPr>
          <w:t>SILKSKIN</w:t>
        </w:r>
      </w:hyperlink>
      <w:r w:rsidR="00C31603" w:rsidRPr="00876805">
        <w:rPr>
          <w:rFonts w:ascii="Calibri" w:hAnsi="Calibri" w:cs="Calibri"/>
          <w:sz w:val="22"/>
          <w:szCs w:val="22"/>
        </w:rPr>
        <w:t>, quality and function come together</w:t>
      </w:r>
      <w:r w:rsidR="00876805" w:rsidRPr="00876805">
        <w:rPr>
          <w:rFonts w:ascii="Calibri" w:hAnsi="Calibri" w:cs="Calibri"/>
          <w:sz w:val="22"/>
          <w:szCs w:val="22"/>
        </w:rPr>
        <w:t xml:space="preserve"> to let you </w:t>
      </w:r>
      <w:r w:rsidR="00C31603" w:rsidRPr="00876805">
        <w:rPr>
          <w:rFonts w:ascii="Calibri" w:hAnsi="Calibri" w:cs="Calibri"/>
          <w:sz w:val="22"/>
          <w:szCs w:val="22"/>
        </w:rPr>
        <w:t xml:space="preserve">explore choices that are genuine, dependable, and designed for real daily use across </w:t>
      </w:r>
      <w:r w:rsidR="00C31603" w:rsidRPr="00876805">
        <w:rPr>
          <w:rStyle w:val="Strong"/>
          <w:rFonts w:ascii="Calibri" w:eastAsiaTheme="majorEastAsia" w:hAnsi="Calibri" w:cs="Calibri"/>
          <w:b w:val="0"/>
          <w:sz w:val="22"/>
          <w:szCs w:val="22"/>
        </w:rPr>
        <w:t>Pakistan</w:t>
      </w:r>
      <w:r w:rsidR="00C31603" w:rsidRPr="00876805">
        <w:rPr>
          <w:rFonts w:ascii="Calibri" w:hAnsi="Calibri" w:cs="Calibri"/>
          <w:sz w:val="22"/>
          <w:szCs w:val="22"/>
        </w:rPr>
        <w:t>.</w:t>
      </w:r>
    </w:p>
    <w:p w14:paraId="447666D1" w14:textId="023CAD1E" w:rsidR="002E4AB5" w:rsidRPr="00563D37" w:rsidRDefault="003C7336" w:rsidP="002E4AB5">
      <w:pPr>
        <w:rPr>
          <w:sz w:val="18"/>
          <w:szCs w:val="18"/>
        </w:rPr>
      </w:pPr>
      <w:hyperlink r:id="rId25" w:history="1">
        <w:r w:rsidRPr="002A3A6C">
          <w:rPr>
            <w:rStyle w:val="Hyperlink"/>
          </w:rPr>
          <w:t>https://silkskinonline.com/collections/men-accessories</w:t>
        </w:r>
      </w:hyperlink>
      <w:r>
        <w:t xml:space="preserve"> </w:t>
      </w:r>
    </w:p>
    <w:p w14:paraId="0D533905" w14:textId="77777777" w:rsidR="002E4AB5" w:rsidRPr="00563D37" w:rsidRDefault="002E4AB5" w:rsidP="002E4AB5">
      <w:pPr>
        <w:rPr>
          <w:sz w:val="20"/>
          <w:szCs w:val="20"/>
        </w:rPr>
      </w:pPr>
      <w:r w:rsidRPr="00563D37">
        <w:rPr>
          <w:sz w:val="20"/>
          <w:szCs w:val="20"/>
        </w:rPr>
        <w:t>Targeted Keywords</w:t>
      </w:r>
    </w:p>
    <w:p w14:paraId="0C14E6D4" w14:textId="77777777" w:rsidR="003C7336" w:rsidRPr="003C7336" w:rsidRDefault="003C7336" w:rsidP="003C7336">
      <w:pPr>
        <w:pStyle w:val="ListParagraph"/>
        <w:numPr>
          <w:ilvl w:val="0"/>
          <w:numId w:val="1"/>
        </w:numPr>
        <w:rPr>
          <w:sz w:val="20"/>
          <w:szCs w:val="20"/>
        </w:rPr>
      </w:pPr>
      <w:r w:rsidRPr="003C7336">
        <w:rPr>
          <w:sz w:val="20"/>
          <w:szCs w:val="20"/>
        </w:rPr>
        <w:t>buy men's leather accessories</w:t>
      </w:r>
    </w:p>
    <w:p w14:paraId="18E7FBDB" w14:textId="77777777" w:rsidR="003C7336" w:rsidRPr="003C7336" w:rsidRDefault="003C7336" w:rsidP="003C7336">
      <w:pPr>
        <w:pStyle w:val="ListParagraph"/>
        <w:numPr>
          <w:ilvl w:val="0"/>
          <w:numId w:val="1"/>
        </w:numPr>
        <w:rPr>
          <w:sz w:val="20"/>
          <w:szCs w:val="20"/>
        </w:rPr>
      </w:pPr>
      <w:r w:rsidRPr="003C7336">
        <w:rPr>
          <w:sz w:val="20"/>
          <w:szCs w:val="20"/>
        </w:rPr>
        <w:t>buy men's genuine leather accessories</w:t>
      </w:r>
    </w:p>
    <w:p w14:paraId="054D4F46" w14:textId="77777777" w:rsidR="003C7336" w:rsidRPr="003C7336" w:rsidRDefault="003C7336" w:rsidP="003C7336">
      <w:pPr>
        <w:pStyle w:val="ListParagraph"/>
        <w:numPr>
          <w:ilvl w:val="0"/>
          <w:numId w:val="1"/>
        </w:numPr>
        <w:rPr>
          <w:sz w:val="18"/>
          <w:szCs w:val="18"/>
        </w:rPr>
      </w:pPr>
      <w:r w:rsidRPr="003C7336">
        <w:rPr>
          <w:sz w:val="20"/>
          <w:szCs w:val="20"/>
        </w:rPr>
        <w:t xml:space="preserve">leather accessories online </w:t>
      </w:r>
    </w:p>
    <w:p w14:paraId="342F05E7" w14:textId="53BFEF54" w:rsidR="00271C8B" w:rsidRPr="00AC60E4" w:rsidRDefault="003C7336" w:rsidP="003C7336">
      <w:pPr>
        <w:pStyle w:val="ListParagraph"/>
        <w:numPr>
          <w:ilvl w:val="0"/>
          <w:numId w:val="1"/>
        </w:numPr>
        <w:rPr>
          <w:ins w:id="114" w:author="Hassan Nadeem &lt;US ARL MSG EM&gt;" w:date="2026-02-24T17:11:00Z" w16du:dateUtc="2026-02-24T22:11:00Z"/>
          <w:sz w:val="18"/>
          <w:szCs w:val="18"/>
          <w:rPrChange w:id="115" w:author="Hassan Nadeem &lt;US ARL MSG EM&gt;" w:date="2026-02-24T17:11:00Z" w16du:dateUtc="2026-02-24T22:11:00Z">
            <w:rPr>
              <w:ins w:id="116" w:author="Hassan Nadeem &lt;US ARL MSG EM&gt;" w:date="2026-02-24T17:11:00Z" w16du:dateUtc="2026-02-24T22:11:00Z"/>
              <w:sz w:val="20"/>
              <w:szCs w:val="20"/>
            </w:rPr>
          </w:rPrChange>
        </w:rPr>
      </w:pPr>
      <w:r w:rsidRPr="003C7336">
        <w:rPr>
          <w:sz w:val="20"/>
          <w:szCs w:val="20"/>
        </w:rPr>
        <w:t>Pakistan</w:t>
      </w:r>
    </w:p>
    <w:p w14:paraId="09591FF4" w14:textId="02520456" w:rsidR="00AC60E4" w:rsidRPr="00AC60E4" w:rsidRDefault="00AC60E4" w:rsidP="003C7336">
      <w:pPr>
        <w:pStyle w:val="ListParagraph"/>
        <w:numPr>
          <w:ilvl w:val="0"/>
          <w:numId w:val="1"/>
        </w:numPr>
        <w:rPr>
          <w:ins w:id="117" w:author="Hassan Nadeem &lt;US ARL MSG EM&gt;" w:date="2026-02-24T17:12:00Z" w16du:dateUtc="2026-02-24T22:12:00Z"/>
          <w:sz w:val="18"/>
          <w:szCs w:val="18"/>
          <w:rPrChange w:id="118" w:author="Hassan Nadeem &lt;US ARL MSG EM&gt;" w:date="2026-02-24T17:12:00Z" w16du:dateUtc="2026-02-24T22:12:00Z">
            <w:rPr>
              <w:ins w:id="119" w:author="Hassan Nadeem &lt;US ARL MSG EM&gt;" w:date="2026-02-24T17:12:00Z" w16du:dateUtc="2026-02-24T22:12:00Z"/>
              <w:sz w:val="20"/>
              <w:szCs w:val="20"/>
            </w:rPr>
          </w:rPrChange>
        </w:rPr>
      </w:pPr>
      <w:ins w:id="120" w:author="Hassan Nadeem &lt;US ARL MSG EM&gt;" w:date="2026-02-24T17:12:00Z" w16du:dateUtc="2026-02-24T22:12:00Z">
        <w:r>
          <w:rPr>
            <w:sz w:val="20"/>
            <w:szCs w:val="20"/>
          </w:rPr>
          <w:t>Cardholders</w:t>
        </w:r>
      </w:ins>
    </w:p>
    <w:p w14:paraId="7D4F449C" w14:textId="3EA58C7D" w:rsidR="00AC60E4" w:rsidRPr="00B4102F" w:rsidRDefault="00B4102F" w:rsidP="003C7336">
      <w:pPr>
        <w:pStyle w:val="ListParagraph"/>
        <w:numPr>
          <w:ilvl w:val="0"/>
          <w:numId w:val="1"/>
        </w:numPr>
        <w:rPr>
          <w:ins w:id="121" w:author="Hassan Nadeem &lt;US ARL MSG EM&gt;" w:date="2026-02-24T17:14:00Z" w16du:dateUtc="2026-02-24T22:14:00Z"/>
          <w:sz w:val="18"/>
          <w:szCs w:val="18"/>
          <w:rPrChange w:id="122" w:author="Hassan Nadeem &lt;US ARL MSG EM&gt;" w:date="2026-02-24T17:14:00Z" w16du:dateUtc="2026-02-24T22:14:00Z">
            <w:rPr>
              <w:ins w:id="123" w:author="Hassan Nadeem &lt;US ARL MSG EM&gt;" w:date="2026-02-24T17:14:00Z" w16du:dateUtc="2026-02-24T22:14:00Z"/>
              <w:sz w:val="20"/>
              <w:szCs w:val="20"/>
            </w:rPr>
          </w:rPrChange>
        </w:rPr>
      </w:pPr>
      <w:ins w:id="124" w:author="Hassan Nadeem &lt;US ARL MSG EM&gt;" w:date="2026-02-24T17:12:00Z" w16du:dateUtc="2026-02-24T22:12:00Z">
        <w:r>
          <w:rPr>
            <w:sz w:val="20"/>
            <w:szCs w:val="20"/>
          </w:rPr>
          <w:t>W</w:t>
        </w:r>
        <w:r w:rsidR="00AC60E4">
          <w:rPr>
            <w:sz w:val="20"/>
            <w:szCs w:val="20"/>
          </w:rPr>
          <w:t>allets</w:t>
        </w:r>
      </w:ins>
    </w:p>
    <w:p w14:paraId="6F8AFABA" w14:textId="41B22F52" w:rsidR="00B4102F" w:rsidRPr="004118D2" w:rsidRDefault="004118D2" w:rsidP="003C7336">
      <w:pPr>
        <w:pStyle w:val="ListParagraph"/>
        <w:numPr>
          <w:ilvl w:val="0"/>
          <w:numId w:val="1"/>
        </w:numPr>
        <w:rPr>
          <w:ins w:id="125" w:author="Hassan Nadeem &lt;US ARL MSG EM&gt;" w:date="2026-02-24T17:15:00Z" w16du:dateUtc="2026-02-24T22:15:00Z"/>
          <w:sz w:val="18"/>
          <w:szCs w:val="18"/>
          <w:rPrChange w:id="126" w:author="Hassan Nadeem &lt;US ARL MSG EM&gt;" w:date="2026-02-24T17:15:00Z" w16du:dateUtc="2026-02-24T22:15:00Z">
            <w:rPr>
              <w:ins w:id="127" w:author="Hassan Nadeem &lt;US ARL MSG EM&gt;" w:date="2026-02-24T17:15:00Z" w16du:dateUtc="2026-02-24T22:15:00Z"/>
              <w:sz w:val="20"/>
              <w:szCs w:val="20"/>
            </w:rPr>
          </w:rPrChange>
        </w:rPr>
      </w:pPr>
      <w:ins w:id="128" w:author="Hassan Nadeem &lt;US ARL MSG EM&gt;" w:date="2026-02-24T17:14:00Z" w16du:dateUtc="2026-02-24T22:14:00Z">
        <w:r>
          <w:rPr>
            <w:sz w:val="20"/>
            <w:szCs w:val="20"/>
          </w:rPr>
          <w:t>B</w:t>
        </w:r>
        <w:r w:rsidR="00B4102F">
          <w:rPr>
            <w:sz w:val="20"/>
            <w:szCs w:val="20"/>
          </w:rPr>
          <w:t>elts</w:t>
        </w:r>
      </w:ins>
    </w:p>
    <w:p w14:paraId="06794DEE" w14:textId="19D934A1" w:rsidR="004118D2" w:rsidRPr="00563D37" w:rsidRDefault="004118D2" w:rsidP="003C7336">
      <w:pPr>
        <w:pStyle w:val="ListParagraph"/>
        <w:numPr>
          <w:ilvl w:val="0"/>
          <w:numId w:val="1"/>
        </w:numPr>
        <w:rPr>
          <w:sz w:val="18"/>
          <w:szCs w:val="18"/>
        </w:rPr>
      </w:pPr>
      <w:ins w:id="129" w:author="Hassan Nadeem &lt;US ARL MSG EM&gt;" w:date="2026-02-24T17:15:00Z" w16du:dateUtc="2026-02-24T22:15:00Z">
        <w:r>
          <w:rPr>
            <w:sz w:val="20"/>
            <w:szCs w:val="20"/>
          </w:rPr>
          <w:t>Key case</w:t>
        </w:r>
      </w:ins>
    </w:p>
    <w:p w14:paraId="35BBEA06" w14:textId="77777777" w:rsidR="002E4AB5" w:rsidRPr="00563D37" w:rsidRDefault="002E4AB5" w:rsidP="002E4AB5">
      <w:pPr>
        <w:pStyle w:val="Heading3"/>
        <w:shd w:val="clear" w:color="auto" w:fill="D9D9D9" w:themeFill="background1" w:themeFillShade="D9"/>
        <w:rPr>
          <w:sz w:val="20"/>
          <w:szCs w:val="22"/>
        </w:rPr>
      </w:pPr>
      <w:r w:rsidRPr="00563D37">
        <w:rPr>
          <w:sz w:val="20"/>
          <w:szCs w:val="22"/>
        </w:rPr>
        <w:t>Meta Tags</w:t>
      </w:r>
    </w:p>
    <w:p w14:paraId="050DC266" w14:textId="24129875" w:rsidR="002E4AB5" w:rsidDel="007A0C61" w:rsidRDefault="002E4AB5" w:rsidP="002E4AB5">
      <w:pPr>
        <w:rPr>
          <w:del w:id="130" w:author="Hassan Nadeem &lt;US ARL MSG EM&gt;" w:date="2026-02-24T17:12:00Z" w16du:dateUtc="2026-02-24T22:12:00Z"/>
          <w:sz w:val="20"/>
          <w:szCs w:val="20"/>
        </w:rPr>
      </w:pPr>
      <w:r w:rsidRPr="00563D37">
        <w:rPr>
          <w:b/>
          <w:bCs/>
          <w:sz w:val="20"/>
          <w:szCs w:val="20"/>
        </w:rPr>
        <w:t>Meta Title</w:t>
      </w:r>
      <w:r w:rsidRPr="00563D37">
        <w:rPr>
          <w:sz w:val="20"/>
          <w:szCs w:val="20"/>
        </w:rPr>
        <w:t xml:space="preserve">: </w:t>
      </w:r>
      <w:ins w:id="131" w:author="Hassan Nadeem &lt;US ARL MSG EM&gt;" w:date="2026-02-24T17:12:00Z">
        <w:r w:rsidR="007A0C61" w:rsidRPr="007A0C61">
          <w:rPr>
            <w:sz w:val="20"/>
            <w:szCs w:val="20"/>
          </w:rPr>
          <w:t xml:space="preserve">Handcrafted Leather Card Holders &amp; Slim Wallets | SILKSKIN </w:t>
        </w:r>
      </w:ins>
      <w:del w:id="132" w:author="Hassan Nadeem &lt;US ARL MSG EM&gt;" w:date="2026-02-24T17:12:00Z" w16du:dateUtc="2026-02-24T22:12:00Z">
        <w:r w:rsidR="0000120E" w:rsidRPr="0000120E" w:rsidDel="007A0C61">
          <w:rPr>
            <w:sz w:val="20"/>
            <w:szCs w:val="20"/>
          </w:rPr>
          <w:delText>Buy Men’s Genuine Leather Accessories Online | SILKSKIN</w:delText>
        </w:r>
      </w:del>
    </w:p>
    <w:p w14:paraId="4D09DFD1" w14:textId="77777777" w:rsidR="007A0C61" w:rsidRPr="00563D37" w:rsidRDefault="007A0C61" w:rsidP="002E4AB5">
      <w:pPr>
        <w:rPr>
          <w:ins w:id="133" w:author="Hassan Nadeem &lt;US ARL MSG EM&gt;" w:date="2026-02-24T17:12:00Z" w16du:dateUtc="2026-02-24T22:12:00Z"/>
          <w:sz w:val="20"/>
          <w:szCs w:val="20"/>
        </w:rPr>
      </w:pPr>
    </w:p>
    <w:p w14:paraId="7BE76AD7" w14:textId="09DC2E2B" w:rsidR="002E4AB5" w:rsidDel="00AA1DFC" w:rsidRDefault="002E4AB5" w:rsidP="007A0C61">
      <w:pPr>
        <w:rPr>
          <w:del w:id="134" w:author="Hassan Nadeem &lt;US ARL MSG EM&gt;" w:date="2026-02-24T17:12:00Z" w16du:dateUtc="2026-02-24T22:12:00Z"/>
          <w:sz w:val="20"/>
          <w:szCs w:val="20"/>
        </w:rPr>
      </w:pPr>
      <w:r w:rsidRPr="00563D37">
        <w:rPr>
          <w:b/>
          <w:bCs/>
          <w:sz w:val="20"/>
          <w:szCs w:val="20"/>
        </w:rPr>
        <w:t>Meta Description</w:t>
      </w:r>
      <w:r w:rsidRPr="00563D37">
        <w:rPr>
          <w:sz w:val="20"/>
          <w:szCs w:val="20"/>
        </w:rPr>
        <w:t xml:space="preserve">: </w:t>
      </w:r>
      <w:ins w:id="135" w:author="Hassan Nadeem &lt;US ARL MSG EM&gt;" w:date="2026-02-24T17:12:00Z">
        <w:r w:rsidR="007A0C61" w:rsidRPr="007A0C61">
          <w:rPr>
            <w:sz w:val="20"/>
            <w:szCs w:val="20"/>
          </w:rPr>
          <w:t>Discover slim leather card holders</w:t>
        </w:r>
      </w:ins>
      <w:ins w:id="136" w:author="Hassan Nadeem &lt;US ARL MSG EM&gt;" w:date="2026-02-24T17:12:00Z" w16du:dateUtc="2026-02-24T22:12:00Z">
        <w:r w:rsidR="007A0C61">
          <w:rPr>
            <w:sz w:val="20"/>
            <w:szCs w:val="20"/>
          </w:rPr>
          <w:t xml:space="preserve">, </w:t>
        </w:r>
      </w:ins>
      <w:ins w:id="137" w:author="Hassan Nadeem &lt;US ARL MSG EM&gt;" w:date="2026-02-24T17:12:00Z">
        <w:r w:rsidR="007A0C61" w:rsidRPr="007A0C61">
          <w:rPr>
            <w:sz w:val="20"/>
            <w:szCs w:val="20"/>
          </w:rPr>
          <w:t>minimalist wallets</w:t>
        </w:r>
      </w:ins>
      <w:ins w:id="138" w:author="Hassan Nadeem &lt;US ARL MSG EM&gt;" w:date="2026-02-24T17:12:00Z" w16du:dateUtc="2026-02-24T22:12:00Z">
        <w:r w:rsidR="007A0C61">
          <w:rPr>
            <w:sz w:val="20"/>
            <w:szCs w:val="20"/>
          </w:rPr>
          <w:t xml:space="preserve"> and genuine l</w:t>
        </w:r>
      </w:ins>
      <w:ins w:id="139" w:author="Hassan Nadeem &lt;US ARL MSG EM&gt;" w:date="2026-02-24T17:13:00Z" w16du:dateUtc="2026-02-24T22:13:00Z">
        <w:r w:rsidR="007A0C61">
          <w:rPr>
            <w:sz w:val="20"/>
            <w:szCs w:val="20"/>
          </w:rPr>
          <w:t>eather access</w:t>
        </w:r>
      </w:ins>
      <w:ins w:id="140" w:author="Hassan Nadeem &lt;US ARL MSG EM&gt;" w:date="2026-02-24T17:14:00Z" w16du:dateUtc="2026-02-24T22:14:00Z">
        <w:r w:rsidR="00AA1DFC">
          <w:rPr>
            <w:sz w:val="20"/>
            <w:szCs w:val="20"/>
          </w:rPr>
          <w:t>ories</w:t>
        </w:r>
      </w:ins>
      <w:ins w:id="141" w:author="Hassan Nadeem &lt;US ARL MSG EM&gt;" w:date="2026-02-24T17:12:00Z">
        <w:r w:rsidR="007A0C61" w:rsidRPr="007A0C61">
          <w:rPr>
            <w:sz w:val="20"/>
            <w:szCs w:val="20"/>
          </w:rPr>
          <w:t xml:space="preserve">. Handcrafted from </w:t>
        </w:r>
      </w:ins>
      <w:ins w:id="142" w:author="Hassan Nadeem &lt;US ARL MSG EM&gt;" w:date="2026-02-24T17:14:00Z" w16du:dateUtc="2026-02-24T22:14:00Z">
        <w:r w:rsidR="00AA1DFC">
          <w:rPr>
            <w:sz w:val="20"/>
            <w:szCs w:val="20"/>
          </w:rPr>
          <w:t>premium</w:t>
        </w:r>
      </w:ins>
      <w:ins w:id="143" w:author="Hassan Nadeem &lt;US ARL MSG EM&gt;" w:date="2026-02-24T17:12:00Z">
        <w:r w:rsidR="007A0C61" w:rsidRPr="007A0C61">
          <w:rPr>
            <w:sz w:val="20"/>
            <w:szCs w:val="20"/>
          </w:rPr>
          <w:t xml:space="preserve"> leather for a soft touch and lasting durability. Shop the collection in Pakistan.</w:t>
        </w:r>
      </w:ins>
      <w:del w:id="144" w:author="Hassan Nadeem &lt;US ARL MSG EM&gt;" w:date="2026-02-24T17:12:00Z" w16du:dateUtc="2026-02-24T22:12:00Z">
        <w:r w:rsidR="005845A7" w:rsidRPr="005845A7" w:rsidDel="007A0C61">
          <w:rPr>
            <w:sz w:val="20"/>
            <w:szCs w:val="20"/>
          </w:rPr>
          <w:delText>Discover SILKSKIN to buy men’s leather accessories and genuine leather accessories. Shop leather accessories online today</w:delText>
        </w:r>
      </w:del>
    </w:p>
    <w:p w14:paraId="45E362CD" w14:textId="77777777" w:rsidR="00AA1DFC" w:rsidRPr="00563D37" w:rsidRDefault="00AA1DFC" w:rsidP="002E4AB5">
      <w:pPr>
        <w:rPr>
          <w:ins w:id="145" w:author="Hassan Nadeem &lt;US ARL MSG EM&gt;" w:date="2026-02-24T17:14:00Z" w16du:dateUtc="2026-02-24T22:14:00Z"/>
          <w:sz w:val="18"/>
          <w:szCs w:val="18"/>
        </w:rPr>
      </w:pPr>
    </w:p>
    <w:p w14:paraId="77FAA540" w14:textId="77777777" w:rsidR="002E4AB5" w:rsidRPr="00563D37" w:rsidRDefault="002E4AB5" w:rsidP="007A0C61">
      <w:pPr>
        <w:rPr>
          <w:sz w:val="20"/>
        </w:rPr>
      </w:pPr>
      <w:r w:rsidRPr="00563D37">
        <w:rPr>
          <w:sz w:val="20"/>
        </w:rPr>
        <w:t>SEO Paragraphs</w:t>
      </w:r>
    </w:p>
    <w:p w14:paraId="6D7704AC" w14:textId="73522595" w:rsidR="007A2955" w:rsidRPr="003937D5" w:rsidRDefault="007A2955" w:rsidP="006F06E8">
      <w:pPr>
        <w:pStyle w:val="Heading1"/>
        <w:rPr>
          <w:rStyle w:val="Strong"/>
          <w:rFonts w:ascii="Arial" w:hAnsi="Arial" w:cs="Arial"/>
          <w:b/>
          <w:bCs/>
        </w:rPr>
      </w:pPr>
      <w:r w:rsidRPr="003937D5">
        <w:rPr>
          <w:rStyle w:val="Strong"/>
          <w:rFonts w:ascii="Arial" w:hAnsi="Arial" w:cs="Arial"/>
          <w:b/>
          <w:bCs/>
        </w:rPr>
        <w:t>Men’s Leather Accessories</w:t>
      </w:r>
    </w:p>
    <w:p w14:paraId="20E50453" w14:textId="505DDB7E" w:rsidR="006F06E8" w:rsidRPr="003937D5" w:rsidRDefault="006F06E8" w:rsidP="003937D5">
      <w:pPr>
        <w:pStyle w:val="Heading2"/>
        <w:rPr>
          <w:sz w:val="24"/>
          <w:szCs w:val="24"/>
        </w:rPr>
      </w:pPr>
      <w:r w:rsidRPr="003937D5">
        <w:rPr>
          <w:rStyle w:val="Strong"/>
          <w:b/>
          <w:sz w:val="24"/>
          <w:szCs w:val="24"/>
        </w:rPr>
        <w:t xml:space="preserve">Buy </w:t>
      </w:r>
      <w:r w:rsidR="007A2955" w:rsidRPr="003937D5">
        <w:rPr>
          <w:rStyle w:val="Strong"/>
          <w:b/>
          <w:bCs w:val="0"/>
          <w:sz w:val="24"/>
          <w:szCs w:val="24"/>
        </w:rPr>
        <w:t xml:space="preserve">Genuine </w:t>
      </w:r>
      <w:r w:rsidRPr="003937D5">
        <w:rPr>
          <w:rStyle w:val="Strong"/>
          <w:b/>
          <w:sz w:val="24"/>
          <w:szCs w:val="24"/>
        </w:rPr>
        <w:t xml:space="preserve">Leather Accessories </w:t>
      </w:r>
      <w:r w:rsidR="007A2955" w:rsidRPr="003937D5">
        <w:rPr>
          <w:rStyle w:val="Strong"/>
          <w:b/>
          <w:bCs w:val="0"/>
          <w:sz w:val="24"/>
          <w:szCs w:val="24"/>
        </w:rPr>
        <w:t xml:space="preserve">for Men </w:t>
      </w:r>
      <w:r w:rsidRPr="003937D5">
        <w:rPr>
          <w:rStyle w:val="Strong"/>
          <w:b/>
          <w:sz w:val="24"/>
          <w:szCs w:val="24"/>
        </w:rPr>
        <w:t>in Pakistan</w:t>
      </w:r>
    </w:p>
    <w:p w14:paraId="0CE3BA19" w14:textId="254F2413" w:rsidR="006F06E8" w:rsidRPr="003937D5" w:rsidRDefault="007A2955" w:rsidP="00845527">
      <w:pPr>
        <w:pStyle w:val="NormalWeb"/>
        <w:spacing w:before="0" w:beforeAutospacing="0" w:after="0" w:afterAutospacing="0"/>
        <w:rPr>
          <w:rFonts w:ascii="Calibri" w:hAnsi="Calibri" w:cs="Calibri"/>
          <w:sz w:val="22"/>
          <w:szCs w:val="22"/>
        </w:rPr>
      </w:pPr>
      <w:r w:rsidRPr="003937D5">
        <w:rPr>
          <w:rFonts w:ascii="Calibri" w:hAnsi="Calibri" w:cs="Calibri"/>
          <w:sz w:val="22"/>
          <w:szCs w:val="22"/>
        </w:rPr>
        <w:t>C</w:t>
      </w:r>
      <w:r w:rsidR="006F06E8" w:rsidRPr="003937D5">
        <w:rPr>
          <w:rFonts w:ascii="Calibri" w:hAnsi="Calibri" w:cs="Calibri"/>
          <w:sz w:val="22"/>
          <w:szCs w:val="22"/>
        </w:rPr>
        <w:t>hoos</w:t>
      </w:r>
      <w:r w:rsidR="003937D5" w:rsidRPr="003937D5">
        <w:rPr>
          <w:rFonts w:ascii="Calibri" w:hAnsi="Calibri" w:cs="Calibri"/>
          <w:sz w:val="22"/>
          <w:szCs w:val="22"/>
        </w:rPr>
        <w:t>ing</w:t>
      </w:r>
      <w:r w:rsidR="006F06E8" w:rsidRPr="003937D5">
        <w:rPr>
          <w:rFonts w:ascii="Calibri" w:hAnsi="Calibri" w:cs="Calibri"/>
          <w:sz w:val="22"/>
          <w:szCs w:val="22"/>
        </w:rPr>
        <w:t xml:space="preserve"> to </w:t>
      </w:r>
      <w:r w:rsidR="006F06E8" w:rsidRPr="003937D5">
        <w:rPr>
          <w:rStyle w:val="Strong"/>
          <w:rFonts w:ascii="Calibri" w:eastAsiaTheme="majorEastAsia" w:hAnsi="Calibri" w:cs="Calibri"/>
          <w:b w:val="0"/>
          <w:sz w:val="22"/>
          <w:szCs w:val="22"/>
          <w:highlight w:val="yellow"/>
        </w:rPr>
        <w:t>buy men’s leather accessories</w:t>
      </w:r>
      <w:r w:rsidRPr="003937D5">
        <w:rPr>
          <w:rFonts w:ascii="Calibri" w:hAnsi="Calibri" w:cs="Calibri"/>
          <w:sz w:val="22"/>
          <w:szCs w:val="22"/>
        </w:rPr>
        <w:t xml:space="preserve"> means </w:t>
      </w:r>
      <w:r w:rsidR="006F06E8" w:rsidRPr="003937D5">
        <w:rPr>
          <w:rFonts w:ascii="Calibri" w:hAnsi="Calibri" w:cs="Calibri"/>
          <w:sz w:val="22"/>
          <w:szCs w:val="22"/>
        </w:rPr>
        <w:t xml:space="preserve">you’re embracing everyday essentials crafted for durability, refined form, and ease of use. At </w:t>
      </w:r>
      <w:hyperlink r:id="rId26" w:history="1">
        <w:r w:rsidR="006F06E8" w:rsidRPr="003937D5">
          <w:rPr>
            <w:rStyle w:val="Hyperlink"/>
            <w:rFonts w:ascii="Calibri" w:eastAsiaTheme="majorEastAsia" w:hAnsi="Calibri" w:cs="Calibri"/>
            <w:sz w:val="22"/>
            <w:szCs w:val="22"/>
          </w:rPr>
          <w:t>SILKSKIN</w:t>
        </w:r>
      </w:hyperlink>
      <w:r w:rsidR="006F06E8" w:rsidRPr="003937D5">
        <w:rPr>
          <w:rFonts w:ascii="Calibri" w:hAnsi="Calibri" w:cs="Calibri"/>
          <w:sz w:val="22"/>
          <w:szCs w:val="22"/>
        </w:rPr>
        <w:t xml:space="preserve">, our collection brings together practical leather pieces that complement daily routines — from wallets and belts to key holders and small carry accessories — all available across </w:t>
      </w:r>
      <w:r w:rsidR="006F06E8" w:rsidRPr="003937D5">
        <w:rPr>
          <w:rStyle w:val="Strong"/>
          <w:rFonts w:ascii="Calibri" w:eastAsiaTheme="majorEastAsia" w:hAnsi="Calibri" w:cs="Calibri"/>
          <w:b w:val="0"/>
          <w:sz w:val="22"/>
          <w:szCs w:val="22"/>
        </w:rPr>
        <w:t>Pakistan</w:t>
      </w:r>
      <w:r w:rsidR="006F06E8" w:rsidRPr="003937D5">
        <w:rPr>
          <w:rFonts w:ascii="Calibri" w:hAnsi="Calibri" w:cs="Calibri"/>
          <w:sz w:val="22"/>
          <w:szCs w:val="22"/>
        </w:rPr>
        <w:t>.</w:t>
      </w:r>
    </w:p>
    <w:p w14:paraId="681DBCFD" w14:textId="6E3395B3" w:rsidR="006F06E8" w:rsidRPr="003937D5" w:rsidRDefault="006F06E8" w:rsidP="006F06E8">
      <w:pPr>
        <w:pStyle w:val="NormalWeb"/>
        <w:rPr>
          <w:rFonts w:ascii="Calibri" w:hAnsi="Calibri" w:cs="Calibri"/>
          <w:sz w:val="22"/>
          <w:szCs w:val="22"/>
        </w:rPr>
      </w:pPr>
      <w:r w:rsidRPr="003937D5">
        <w:rPr>
          <w:rFonts w:ascii="Calibri" w:hAnsi="Calibri" w:cs="Calibri"/>
          <w:sz w:val="22"/>
          <w:szCs w:val="22"/>
        </w:rPr>
        <w:t xml:space="preserve">Leather </w:t>
      </w:r>
      <w:hyperlink r:id="rId27" w:history="1">
        <w:r w:rsidRPr="003937D5">
          <w:rPr>
            <w:rStyle w:val="Hyperlink"/>
            <w:rFonts w:ascii="Calibri" w:hAnsi="Calibri" w:cs="Calibri"/>
            <w:sz w:val="22"/>
            <w:szCs w:val="22"/>
          </w:rPr>
          <w:t>accessories</w:t>
        </w:r>
      </w:hyperlink>
      <w:r w:rsidRPr="003937D5">
        <w:rPr>
          <w:rFonts w:ascii="Calibri" w:hAnsi="Calibri" w:cs="Calibri"/>
          <w:sz w:val="22"/>
          <w:szCs w:val="22"/>
        </w:rPr>
        <w:t xml:space="preserve"> should feel effortless in hand, functional in purpose, and reliable through repeated use. SILKSKIN focuses on creating pieces that marry material integrity with thoughtful design, striking a balance between subtle refinement and everyday practicality. Whether it’s a sleek belt or a slim key case, these accessories are made to serve, not just decorate.</w:t>
      </w:r>
    </w:p>
    <w:p w14:paraId="57E81704" w14:textId="64CF7AD4" w:rsidR="006F06E8" w:rsidRPr="003937D5" w:rsidRDefault="006F06E8" w:rsidP="003937D5">
      <w:pPr>
        <w:pStyle w:val="Heading2"/>
        <w:rPr>
          <w:sz w:val="24"/>
          <w:szCs w:val="24"/>
        </w:rPr>
      </w:pPr>
      <w:r w:rsidRPr="003937D5">
        <w:rPr>
          <w:rStyle w:val="Strong"/>
          <w:b/>
          <w:bCs w:val="0"/>
          <w:sz w:val="24"/>
          <w:szCs w:val="24"/>
        </w:rPr>
        <w:lastRenderedPageBreak/>
        <w:t>Real Materials, Lasting Use</w:t>
      </w:r>
    </w:p>
    <w:p w14:paraId="7DC7DDE0" w14:textId="77777777" w:rsidR="006F06E8" w:rsidRPr="003937D5" w:rsidRDefault="006F06E8" w:rsidP="006F06E8">
      <w:pPr>
        <w:pStyle w:val="NormalWeb"/>
        <w:spacing w:before="0" w:beforeAutospacing="0"/>
        <w:rPr>
          <w:rFonts w:ascii="Calibri" w:hAnsi="Calibri" w:cs="Calibri"/>
          <w:sz w:val="22"/>
          <w:szCs w:val="22"/>
        </w:rPr>
      </w:pPr>
      <w:r w:rsidRPr="003937D5">
        <w:rPr>
          <w:rFonts w:ascii="Calibri" w:hAnsi="Calibri" w:cs="Calibri"/>
          <w:sz w:val="22"/>
          <w:szCs w:val="22"/>
        </w:rPr>
        <w:t xml:space="preserve">Choosing to </w:t>
      </w:r>
      <w:r w:rsidRPr="003937D5">
        <w:rPr>
          <w:rStyle w:val="Strong"/>
          <w:rFonts w:ascii="Calibri" w:eastAsiaTheme="majorEastAsia" w:hAnsi="Calibri" w:cs="Calibri"/>
          <w:b w:val="0"/>
          <w:sz w:val="22"/>
          <w:szCs w:val="22"/>
          <w:highlight w:val="yellow"/>
        </w:rPr>
        <w:t>buy men’s genuine leather accessories</w:t>
      </w:r>
      <w:r w:rsidRPr="003937D5">
        <w:rPr>
          <w:rFonts w:ascii="Calibri" w:hAnsi="Calibri" w:cs="Calibri"/>
          <w:sz w:val="22"/>
          <w:szCs w:val="22"/>
        </w:rPr>
        <w:t xml:space="preserve"> means prioritizing authenticity and material performance. SILKSKIN uses carefully selected hides that offer strength and soft touch — leather that adapts to your life while maintaining structural stability.</w:t>
      </w:r>
    </w:p>
    <w:p w14:paraId="1E110551" w14:textId="4EAEF4F9" w:rsidR="006F06E8" w:rsidRPr="003937D5" w:rsidRDefault="006F06E8" w:rsidP="006F06E8">
      <w:pPr>
        <w:pStyle w:val="NormalWeb"/>
        <w:rPr>
          <w:rFonts w:ascii="Calibri" w:hAnsi="Calibri" w:cs="Calibri"/>
          <w:sz w:val="22"/>
          <w:szCs w:val="22"/>
        </w:rPr>
      </w:pPr>
      <w:r w:rsidRPr="003937D5">
        <w:rPr>
          <w:rFonts w:ascii="Calibri" w:hAnsi="Calibri" w:cs="Calibri"/>
          <w:sz w:val="22"/>
          <w:szCs w:val="22"/>
        </w:rPr>
        <w:t xml:space="preserve">Each </w:t>
      </w:r>
      <w:hyperlink r:id="rId28" w:history="1">
        <w:r w:rsidRPr="003937D5">
          <w:rPr>
            <w:rStyle w:val="Hyperlink"/>
            <w:rFonts w:ascii="Calibri" w:hAnsi="Calibri" w:cs="Calibri"/>
            <w:sz w:val="22"/>
            <w:szCs w:val="22"/>
          </w:rPr>
          <w:t>accessory</w:t>
        </w:r>
      </w:hyperlink>
      <w:r w:rsidRPr="003937D5">
        <w:rPr>
          <w:rFonts w:ascii="Calibri" w:hAnsi="Calibri" w:cs="Calibri"/>
          <w:sz w:val="22"/>
          <w:szCs w:val="22"/>
        </w:rPr>
        <w:t xml:space="preserve"> is crafted with attention to detail, from reinforced stitching to thoughtful compartment layouts that make everyday use feel intuitive. When exploring </w:t>
      </w:r>
      <w:r w:rsidRPr="003937D5">
        <w:rPr>
          <w:rStyle w:val="Strong"/>
          <w:rFonts w:ascii="Calibri" w:eastAsiaTheme="majorEastAsia" w:hAnsi="Calibri" w:cs="Calibri"/>
          <w:b w:val="0"/>
          <w:sz w:val="22"/>
          <w:szCs w:val="22"/>
          <w:highlight w:val="yellow"/>
        </w:rPr>
        <w:t>leather accessories online</w:t>
      </w:r>
      <w:r w:rsidRPr="003937D5">
        <w:rPr>
          <w:rFonts w:ascii="Calibri" w:hAnsi="Calibri" w:cs="Calibri"/>
          <w:sz w:val="22"/>
          <w:szCs w:val="22"/>
        </w:rPr>
        <w:t>, SILKSKIN brings together a curated range that feels purposeful and dependable, with designs suited for work, travel, and daily carry.</w:t>
      </w:r>
    </w:p>
    <w:p w14:paraId="0E05C38E" w14:textId="45C4DB4D" w:rsidR="006F06E8" w:rsidRPr="003937D5" w:rsidRDefault="006F06E8" w:rsidP="003937D5">
      <w:pPr>
        <w:pStyle w:val="Heading2"/>
        <w:rPr>
          <w:sz w:val="24"/>
          <w:szCs w:val="24"/>
        </w:rPr>
      </w:pPr>
      <w:r w:rsidRPr="003937D5">
        <w:rPr>
          <w:rStyle w:val="Strong"/>
          <w:b/>
          <w:bCs w:val="0"/>
          <w:sz w:val="24"/>
          <w:szCs w:val="24"/>
        </w:rPr>
        <w:t xml:space="preserve">Leather Accessories </w:t>
      </w:r>
      <w:r w:rsidR="003937D5" w:rsidRPr="003937D5">
        <w:rPr>
          <w:rStyle w:val="Strong"/>
          <w:b/>
          <w:bCs w:val="0"/>
          <w:sz w:val="24"/>
          <w:szCs w:val="24"/>
        </w:rPr>
        <w:t xml:space="preserve">for </w:t>
      </w:r>
      <w:r w:rsidRPr="003937D5">
        <w:rPr>
          <w:rStyle w:val="Strong"/>
          <w:b/>
          <w:bCs w:val="0"/>
          <w:sz w:val="24"/>
          <w:szCs w:val="24"/>
        </w:rPr>
        <w:t>Practical Everyday Pieces</w:t>
      </w:r>
    </w:p>
    <w:p w14:paraId="0E2BCADF" w14:textId="46A49AC6" w:rsidR="006F06E8" w:rsidRPr="003937D5" w:rsidRDefault="006F06E8" w:rsidP="000C00DC">
      <w:pPr>
        <w:pStyle w:val="NormalWeb"/>
        <w:spacing w:before="0" w:beforeAutospacing="0" w:after="240" w:afterAutospacing="0"/>
        <w:rPr>
          <w:rFonts w:ascii="Calibri" w:hAnsi="Calibri" w:cs="Calibri"/>
          <w:sz w:val="22"/>
          <w:szCs w:val="22"/>
        </w:rPr>
      </w:pPr>
      <w:r w:rsidRPr="003937D5">
        <w:rPr>
          <w:rFonts w:ascii="Calibri" w:hAnsi="Calibri" w:cs="Calibri"/>
          <w:sz w:val="22"/>
          <w:szCs w:val="22"/>
        </w:rPr>
        <w:t xml:space="preserve">Shopping for </w:t>
      </w:r>
      <w:r w:rsidRPr="003937D5">
        <w:rPr>
          <w:rStyle w:val="Strong"/>
          <w:rFonts w:ascii="Calibri" w:eastAsiaTheme="majorEastAsia" w:hAnsi="Calibri" w:cs="Calibri"/>
          <w:b w:val="0"/>
          <w:sz w:val="22"/>
          <w:szCs w:val="22"/>
          <w:highlight w:val="yellow"/>
        </w:rPr>
        <w:t>leather accessories</w:t>
      </w:r>
      <w:r w:rsidR="003937D5" w:rsidRPr="003937D5">
        <w:rPr>
          <w:rStyle w:val="Strong"/>
          <w:rFonts w:ascii="Calibri" w:eastAsiaTheme="majorEastAsia" w:hAnsi="Calibri" w:cs="Calibri"/>
          <w:b w:val="0"/>
          <w:sz w:val="22"/>
          <w:szCs w:val="22"/>
        </w:rPr>
        <w:t xml:space="preserve"> </w:t>
      </w:r>
      <w:r w:rsidRPr="003937D5">
        <w:rPr>
          <w:rFonts w:ascii="Calibri" w:hAnsi="Calibri" w:cs="Calibri"/>
          <w:sz w:val="22"/>
          <w:szCs w:val="22"/>
        </w:rPr>
        <w:t xml:space="preserve">should be straightforward and reassuring. </w:t>
      </w:r>
      <w:r w:rsidR="003937D5" w:rsidRPr="003937D5">
        <w:rPr>
          <w:rFonts w:ascii="Calibri" w:hAnsi="Calibri" w:cs="Calibri"/>
          <w:sz w:val="22"/>
          <w:szCs w:val="22"/>
        </w:rPr>
        <w:t xml:space="preserve">Our </w:t>
      </w:r>
      <w:r w:rsidRPr="003937D5">
        <w:rPr>
          <w:rFonts w:ascii="Calibri" w:hAnsi="Calibri" w:cs="Calibri"/>
          <w:sz w:val="22"/>
          <w:szCs w:val="22"/>
        </w:rPr>
        <w:t>accessories collection presents options that help organize essentials while enhancing routine comfort. Consider accessories for:</w:t>
      </w:r>
    </w:p>
    <w:p w14:paraId="41128DE6" w14:textId="77777777" w:rsidR="006F06E8" w:rsidRPr="003937D5" w:rsidRDefault="006F06E8" w:rsidP="000C00DC">
      <w:pPr>
        <w:pStyle w:val="NormalWeb"/>
        <w:numPr>
          <w:ilvl w:val="0"/>
          <w:numId w:val="20"/>
        </w:numPr>
        <w:spacing w:before="0" w:beforeAutospacing="0"/>
        <w:rPr>
          <w:rFonts w:ascii="Calibri" w:hAnsi="Calibri" w:cs="Calibri"/>
          <w:sz w:val="22"/>
          <w:szCs w:val="22"/>
        </w:rPr>
      </w:pPr>
      <w:r w:rsidRPr="003937D5">
        <w:rPr>
          <w:rFonts w:ascii="Calibri" w:hAnsi="Calibri" w:cs="Calibri"/>
          <w:sz w:val="22"/>
          <w:szCs w:val="22"/>
        </w:rPr>
        <w:t>Everyday card and cash organization</w:t>
      </w:r>
    </w:p>
    <w:p w14:paraId="7FDA95EE" w14:textId="77777777" w:rsidR="006F06E8" w:rsidRPr="003937D5" w:rsidRDefault="006F06E8" w:rsidP="006F06E8">
      <w:pPr>
        <w:pStyle w:val="NormalWeb"/>
        <w:numPr>
          <w:ilvl w:val="0"/>
          <w:numId w:val="20"/>
        </w:numPr>
        <w:rPr>
          <w:rFonts w:ascii="Calibri" w:hAnsi="Calibri" w:cs="Calibri"/>
          <w:sz w:val="22"/>
          <w:szCs w:val="22"/>
        </w:rPr>
      </w:pPr>
      <w:r w:rsidRPr="003937D5">
        <w:rPr>
          <w:rFonts w:ascii="Calibri" w:hAnsi="Calibri" w:cs="Calibri"/>
          <w:sz w:val="22"/>
          <w:szCs w:val="22"/>
        </w:rPr>
        <w:t>Key management and secure carry</w:t>
      </w:r>
    </w:p>
    <w:p w14:paraId="7FB6C272" w14:textId="77777777" w:rsidR="006F06E8" w:rsidRPr="003937D5" w:rsidRDefault="006F06E8" w:rsidP="006F06E8">
      <w:pPr>
        <w:pStyle w:val="NormalWeb"/>
        <w:numPr>
          <w:ilvl w:val="0"/>
          <w:numId w:val="20"/>
        </w:numPr>
        <w:rPr>
          <w:rFonts w:ascii="Calibri" w:hAnsi="Calibri" w:cs="Calibri"/>
          <w:sz w:val="22"/>
          <w:szCs w:val="22"/>
        </w:rPr>
      </w:pPr>
      <w:r w:rsidRPr="003937D5">
        <w:rPr>
          <w:rFonts w:ascii="Calibri" w:hAnsi="Calibri" w:cs="Calibri"/>
          <w:sz w:val="22"/>
          <w:szCs w:val="22"/>
        </w:rPr>
        <w:t>Wallet alternatives for lightweight essentials</w:t>
      </w:r>
    </w:p>
    <w:p w14:paraId="214E7A57" w14:textId="77777777" w:rsidR="006F06E8" w:rsidRPr="003937D5" w:rsidRDefault="006F06E8" w:rsidP="006F06E8">
      <w:pPr>
        <w:pStyle w:val="NormalWeb"/>
        <w:numPr>
          <w:ilvl w:val="0"/>
          <w:numId w:val="20"/>
        </w:numPr>
        <w:rPr>
          <w:rFonts w:ascii="Calibri" w:hAnsi="Calibri" w:cs="Calibri"/>
          <w:sz w:val="22"/>
          <w:szCs w:val="22"/>
        </w:rPr>
      </w:pPr>
      <w:r w:rsidRPr="003937D5">
        <w:rPr>
          <w:rFonts w:ascii="Calibri" w:hAnsi="Calibri" w:cs="Calibri"/>
          <w:sz w:val="22"/>
          <w:szCs w:val="22"/>
        </w:rPr>
        <w:t>Small leather tools that elevate practical needs</w:t>
      </w:r>
    </w:p>
    <w:p w14:paraId="612A2AAC" w14:textId="5E6F684A" w:rsidR="003C7336" w:rsidRPr="003937D5" w:rsidRDefault="006F06E8" w:rsidP="003937D5">
      <w:pPr>
        <w:pStyle w:val="NormalWeb"/>
        <w:rPr>
          <w:rFonts w:ascii="Calibri" w:hAnsi="Calibri" w:cs="Calibri"/>
        </w:rPr>
      </w:pPr>
      <w:r w:rsidRPr="003937D5">
        <w:rPr>
          <w:rFonts w:ascii="Calibri" w:hAnsi="Calibri" w:cs="Calibri"/>
          <w:sz w:val="22"/>
          <w:szCs w:val="22"/>
        </w:rPr>
        <w:t xml:space="preserve">At SILKSKIN, quality meets everyday life. </w:t>
      </w:r>
      <w:hyperlink r:id="rId29" w:history="1">
        <w:r w:rsidR="003937D5" w:rsidRPr="003937D5">
          <w:rPr>
            <w:rStyle w:val="Hyperlink"/>
            <w:rFonts w:ascii="Calibri" w:hAnsi="Calibri" w:cs="Calibri"/>
            <w:sz w:val="22"/>
            <w:szCs w:val="22"/>
          </w:rPr>
          <w:t>E</w:t>
        </w:r>
        <w:r w:rsidRPr="003937D5">
          <w:rPr>
            <w:rStyle w:val="Hyperlink"/>
            <w:rFonts w:ascii="Calibri" w:hAnsi="Calibri" w:cs="Calibri"/>
            <w:sz w:val="22"/>
            <w:szCs w:val="22"/>
          </w:rPr>
          <w:t>xplore</w:t>
        </w:r>
      </w:hyperlink>
      <w:r w:rsidRPr="003937D5">
        <w:rPr>
          <w:rFonts w:ascii="Calibri" w:hAnsi="Calibri" w:cs="Calibri"/>
          <w:sz w:val="22"/>
          <w:szCs w:val="22"/>
        </w:rPr>
        <w:t xml:space="preserve"> options to </w:t>
      </w:r>
      <w:r w:rsidRPr="003937D5">
        <w:rPr>
          <w:rStyle w:val="Strong"/>
          <w:rFonts w:ascii="Calibri" w:eastAsiaTheme="majorEastAsia" w:hAnsi="Calibri" w:cs="Calibri"/>
          <w:b w:val="0"/>
          <w:sz w:val="22"/>
          <w:szCs w:val="22"/>
        </w:rPr>
        <w:t>buy genuine leather accessories</w:t>
      </w:r>
      <w:r w:rsidRPr="003937D5">
        <w:rPr>
          <w:rFonts w:ascii="Calibri" w:hAnsi="Calibri" w:cs="Calibri"/>
          <w:b/>
          <w:sz w:val="22"/>
          <w:szCs w:val="22"/>
        </w:rPr>
        <w:t xml:space="preserve"> </w:t>
      </w:r>
      <w:r w:rsidRPr="003937D5">
        <w:rPr>
          <w:rFonts w:ascii="Calibri" w:hAnsi="Calibri" w:cs="Calibri"/>
          <w:sz w:val="22"/>
          <w:szCs w:val="22"/>
        </w:rPr>
        <w:t>in</w:t>
      </w:r>
      <w:r w:rsidRPr="003937D5">
        <w:rPr>
          <w:rFonts w:ascii="Calibri" w:hAnsi="Calibri" w:cs="Calibri"/>
          <w:b/>
          <w:sz w:val="22"/>
          <w:szCs w:val="22"/>
        </w:rPr>
        <w:t xml:space="preserve"> </w:t>
      </w:r>
      <w:r w:rsidRPr="003937D5">
        <w:rPr>
          <w:rStyle w:val="Strong"/>
          <w:rFonts w:ascii="Calibri" w:eastAsiaTheme="majorEastAsia" w:hAnsi="Calibri" w:cs="Calibri"/>
          <w:b w:val="0"/>
          <w:sz w:val="22"/>
          <w:szCs w:val="22"/>
        </w:rPr>
        <w:t>Pakista</w:t>
      </w:r>
      <w:r w:rsidR="003937D5" w:rsidRPr="003937D5">
        <w:rPr>
          <w:rStyle w:val="Strong"/>
          <w:rFonts w:ascii="Calibri" w:eastAsiaTheme="majorEastAsia" w:hAnsi="Calibri" w:cs="Calibri"/>
          <w:b w:val="0"/>
          <w:sz w:val="22"/>
          <w:szCs w:val="22"/>
        </w:rPr>
        <w:t xml:space="preserve">n </w:t>
      </w:r>
      <w:r w:rsidR="003937D5" w:rsidRPr="003937D5">
        <w:rPr>
          <w:rFonts w:ascii="Calibri" w:hAnsi="Calibri" w:cs="Calibri"/>
          <w:sz w:val="22"/>
          <w:szCs w:val="22"/>
        </w:rPr>
        <w:t xml:space="preserve">and find </w:t>
      </w:r>
      <w:r w:rsidRPr="003937D5">
        <w:rPr>
          <w:rFonts w:ascii="Calibri" w:hAnsi="Calibri" w:cs="Calibri"/>
          <w:sz w:val="22"/>
          <w:szCs w:val="22"/>
        </w:rPr>
        <w:t>pieces that deliver refined details, material integrity, and consistent performance wherever life takes you.</w:t>
      </w:r>
      <w:r w:rsidR="003C7336">
        <w:br w:type="page"/>
      </w:r>
    </w:p>
    <w:p w14:paraId="7CAED5CD" w14:textId="2547D053" w:rsidR="002E4AB5" w:rsidRPr="00563D37" w:rsidRDefault="003C7336" w:rsidP="002E4AB5">
      <w:pPr>
        <w:rPr>
          <w:sz w:val="18"/>
          <w:szCs w:val="18"/>
        </w:rPr>
      </w:pPr>
      <w:hyperlink r:id="rId30" w:history="1">
        <w:r w:rsidRPr="002A3A6C">
          <w:rPr>
            <w:rStyle w:val="Hyperlink"/>
          </w:rPr>
          <w:t>https://silkskinonline.com/collections/women-wallet</w:t>
        </w:r>
      </w:hyperlink>
      <w:r>
        <w:t xml:space="preserve"> </w:t>
      </w:r>
    </w:p>
    <w:p w14:paraId="5A4D025F" w14:textId="77777777" w:rsidR="002E4AB5" w:rsidRPr="00563D37" w:rsidRDefault="002E4AB5" w:rsidP="002E4AB5">
      <w:pPr>
        <w:rPr>
          <w:sz w:val="20"/>
          <w:szCs w:val="20"/>
        </w:rPr>
      </w:pPr>
      <w:r w:rsidRPr="00563D37">
        <w:rPr>
          <w:sz w:val="20"/>
          <w:szCs w:val="20"/>
        </w:rPr>
        <w:t>Targeted Keywords</w:t>
      </w:r>
    </w:p>
    <w:p w14:paraId="694BE56B" w14:textId="77777777" w:rsidR="003C7336" w:rsidRPr="003C7336" w:rsidRDefault="003C7336" w:rsidP="003C7336">
      <w:pPr>
        <w:pStyle w:val="ListParagraph"/>
        <w:numPr>
          <w:ilvl w:val="0"/>
          <w:numId w:val="1"/>
        </w:numPr>
        <w:rPr>
          <w:sz w:val="20"/>
          <w:szCs w:val="20"/>
        </w:rPr>
      </w:pPr>
      <w:r w:rsidRPr="003C7336">
        <w:rPr>
          <w:sz w:val="20"/>
          <w:szCs w:val="20"/>
        </w:rPr>
        <w:t>buy women's leather wallets</w:t>
      </w:r>
    </w:p>
    <w:p w14:paraId="1FAD1656" w14:textId="77777777" w:rsidR="003C7336" w:rsidRPr="003C7336" w:rsidRDefault="003C7336" w:rsidP="003C7336">
      <w:pPr>
        <w:pStyle w:val="ListParagraph"/>
        <w:numPr>
          <w:ilvl w:val="0"/>
          <w:numId w:val="1"/>
        </w:numPr>
        <w:rPr>
          <w:sz w:val="20"/>
          <w:szCs w:val="20"/>
        </w:rPr>
      </w:pPr>
      <w:r w:rsidRPr="003C7336">
        <w:rPr>
          <w:sz w:val="20"/>
          <w:szCs w:val="20"/>
        </w:rPr>
        <w:t>buy genuine leather women's wallet</w:t>
      </w:r>
    </w:p>
    <w:p w14:paraId="6665C540" w14:textId="77777777" w:rsidR="003C7336" w:rsidRPr="003C7336" w:rsidRDefault="003C7336" w:rsidP="003C7336">
      <w:pPr>
        <w:pStyle w:val="ListParagraph"/>
        <w:numPr>
          <w:ilvl w:val="0"/>
          <w:numId w:val="1"/>
        </w:numPr>
        <w:rPr>
          <w:sz w:val="18"/>
          <w:szCs w:val="18"/>
        </w:rPr>
      </w:pPr>
      <w:r w:rsidRPr="003C7336">
        <w:rPr>
          <w:sz w:val="20"/>
          <w:szCs w:val="20"/>
        </w:rPr>
        <w:t xml:space="preserve">ladies wallets online </w:t>
      </w:r>
    </w:p>
    <w:p w14:paraId="70A733A4" w14:textId="52B0DEF2" w:rsidR="003110F7" w:rsidRPr="00563D37" w:rsidRDefault="003C7336" w:rsidP="003C7336">
      <w:pPr>
        <w:pStyle w:val="ListParagraph"/>
        <w:numPr>
          <w:ilvl w:val="0"/>
          <w:numId w:val="1"/>
        </w:numPr>
        <w:rPr>
          <w:sz w:val="18"/>
          <w:szCs w:val="18"/>
        </w:rPr>
      </w:pPr>
      <w:r w:rsidRPr="003C7336">
        <w:rPr>
          <w:sz w:val="20"/>
          <w:szCs w:val="20"/>
        </w:rPr>
        <w:t>Pakistan</w:t>
      </w:r>
    </w:p>
    <w:p w14:paraId="15553C2E" w14:textId="77777777" w:rsidR="002E4AB5" w:rsidRPr="00563D37" w:rsidRDefault="002E4AB5" w:rsidP="002E4AB5">
      <w:pPr>
        <w:pStyle w:val="Heading3"/>
        <w:shd w:val="clear" w:color="auto" w:fill="D9D9D9" w:themeFill="background1" w:themeFillShade="D9"/>
        <w:rPr>
          <w:sz w:val="20"/>
          <w:szCs w:val="22"/>
        </w:rPr>
      </w:pPr>
      <w:r w:rsidRPr="00563D37">
        <w:rPr>
          <w:sz w:val="20"/>
          <w:szCs w:val="22"/>
        </w:rPr>
        <w:t>Meta Tags</w:t>
      </w:r>
    </w:p>
    <w:p w14:paraId="01F27E44" w14:textId="5E83A508" w:rsidR="002E4AB5" w:rsidRPr="00563D37" w:rsidRDefault="002E4AB5" w:rsidP="002E4AB5">
      <w:pPr>
        <w:rPr>
          <w:sz w:val="20"/>
          <w:szCs w:val="20"/>
        </w:rPr>
      </w:pPr>
      <w:r w:rsidRPr="00563D37">
        <w:rPr>
          <w:b/>
          <w:bCs/>
          <w:sz w:val="20"/>
          <w:szCs w:val="20"/>
        </w:rPr>
        <w:t>Meta Title</w:t>
      </w:r>
      <w:r w:rsidRPr="00563D37">
        <w:rPr>
          <w:sz w:val="20"/>
          <w:szCs w:val="20"/>
        </w:rPr>
        <w:t xml:space="preserve">: </w:t>
      </w:r>
      <w:r w:rsidR="001B663C" w:rsidRPr="001B663C">
        <w:rPr>
          <w:sz w:val="20"/>
          <w:szCs w:val="20"/>
        </w:rPr>
        <w:t>Buy Women’s Genuine Leather Wallets Online | SILKSKIN</w:t>
      </w:r>
    </w:p>
    <w:p w14:paraId="4EE2AA1A" w14:textId="7C0D4FB3" w:rsidR="002E4AB5" w:rsidRPr="00563D37" w:rsidRDefault="002E4AB5" w:rsidP="002E4AB5">
      <w:pPr>
        <w:rPr>
          <w:sz w:val="18"/>
          <w:szCs w:val="18"/>
        </w:rPr>
      </w:pPr>
      <w:r w:rsidRPr="00563D37">
        <w:rPr>
          <w:b/>
          <w:bCs/>
          <w:sz w:val="20"/>
          <w:szCs w:val="20"/>
        </w:rPr>
        <w:t>Meta Description</w:t>
      </w:r>
      <w:r w:rsidRPr="00563D37">
        <w:rPr>
          <w:sz w:val="20"/>
          <w:szCs w:val="20"/>
        </w:rPr>
        <w:t xml:space="preserve">: </w:t>
      </w:r>
      <w:r w:rsidR="005845A7" w:rsidRPr="005845A7">
        <w:rPr>
          <w:sz w:val="20"/>
          <w:szCs w:val="20"/>
        </w:rPr>
        <w:t>Shop SILKSKIN to buy women’s leather wallets and genuine leather women’s wallet. Find ladies wallets online in Pakistan.</w:t>
      </w:r>
    </w:p>
    <w:p w14:paraId="68A49883" w14:textId="77777777" w:rsidR="002E4AB5" w:rsidRPr="00563D37" w:rsidRDefault="002E4AB5" w:rsidP="002E4AB5">
      <w:pPr>
        <w:pStyle w:val="Heading3"/>
        <w:shd w:val="clear" w:color="auto" w:fill="D9D9D9" w:themeFill="background1" w:themeFillShade="D9"/>
        <w:rPr>
          <w:sz w:val="20"/>
          <w:szCs w:val="22"/>
        </w:rPr>
      </w:pPr>
      <w:r w:rsidRPr="00563D37">
        <w:rPr>
          <w:sz w:val="20"/>
          <w:szCs w:val="22"/>
        </w:rPr>
        <w:t>SEO Paragraphs</w:t>
      </w:r>
    </w:p>
    <w:p w14:paraId="1C20AA30" w14:textId="27C27980" w:rsidR="006C168E" w:rsidRDefault="006C168E" w:rsidP="006C168E">
      <w:pPr>
        <w:pStyle w:val="Heading1"/>
        <w:rPr>
          <w:rStyle w:val="Strong"/>
          <w:b/>
          <w:bCs/>
        </w:rPr>
      </w:pPr>
      <w:r>
        <w:rPr>
          <w:rStyle w:val="Strong"/>
          <w:b/>
          <w:bCs/>
        </w:rPr>
        <w:t>Women’s Leather Wallets</w:t>
      </w:r>
    </w:p>
    <w:p w14:paraId="2E0DF676" w14:textId="4920C235" w:rsidR="00845527" w:rsidRPr="00845527" w:rsidRDefault="00845527" w:rsidP="00845527">
      <w:pPr>
        <w:pStyle w:val="Heading2"/>
        <w:rPr>
          <w:sz w:val="24"/>
          <w:szCs w:val="24"/>
        </w:rPr>
      </w:pPr>
      <w:r w:rsidRPr="00845527">
        <w:rPr>
          <w:rStyle w:val="Strong"/>
          <w:b/>
          <w:sz w:val="24"/>
          <w:szCs w:val="24"/>
        </w:rPr>
        <w:t>Buy Women’s Leather Wallets in Pakistan</w:t>
      </w:r>
    </w:p>
    <w:p w14:paraId="2C2DB214" w14:textId="2AB453B7" w:rsidR="006C168E" w:rsidRPr="00845527" w:rsidRDefault="006C168E" w:rsidP="006C168E">
      <w:pPr>
        <w:pStyle w:val="NormalWeb"/>
        <w:spacing w:before="0" w:beforeAutospacing="0"/>
        <w:rPr>
          <w:rFonts w:ascii="Calibri" w:hAnsi="Calibri" w:cs="Calibri"/>
          <w:sz w:val="22"/>
          <w:szCs w:val="22"/>
        </w:rPr>
      </w:pPr>
      <w:r w:rsidRPr="00845527">
        <w:rPr>
          <w:rFonts w:ascii="Calibri" w:hAnsi="Calibri" w:cs="Calibri"/>
          <w:sz w:val="22"/>
          <w:szCs w:val="22"/>
        </w:rPr>
        <w:t xml:space="preserve">When you choose to </w:t>
      </w:r>
      <w:r w:rsidRPr="00845527">
        <w:rPr>
          <w:rStyle w:val="Strong"/>
          <w:rFonts w:ascii="Calibri" w:eastAsiaTheme="majorEastAsia" w:hAnsi="Calibri" w:cs="Calibri"/>
          <w:b w:val="0"/>
          <w:sz w:val="22"/>
          <w:szCs w:val="22"/>
          <w:highlight w:val="yellow"/>
        </w:rPr>
        <w:t>buy women’s leather wallets</w:t>
      </w:r>
      <w:r w:rsidRPr="00845527">
        <w:rPr>
          <w:rFonts w:ascii="Calibri" w:hAnsi="Calibri" w:cs="Calibri"/>
          <w:sz w:val="22"/>
          <w:szCs w:val="22"/>
        </w:rPr>
        <w:t xml:space="preserve">, you’re investing in everyday organization teamed with thoughtful design. At </w:t>
      </w:r>
      <w:r w:rsidRPr="00845527">
        <w:rPr>
          <w:rStyle w:val="Strong"/>
          <w:rFonts w:ascii="Calibri" w:eastAsiaTheme="majorEastAsia" w:hAnsi="Calibri" w:cs="Calibri"/>
          <w:b w:val="0"/>
          <w:sz w:val="22"/>
          <w:szCs w:val="22"/>
          <w:highlight w:val="yellow"/>
        </w:rPr>
        <w:t>SILKSKIN</w:t>
      </w:r>
      <w:r w:rsidRPr="00845527">
        <w:rPr>
          <w:rFonts w:ascii="Calibri" w:hAnsi="Calibri" w:cs="Calibri"/>
          <w:sz w:val="22"/>
          <w:szCs w:val="22"/>
        </w:rPr>
        <w:t xml:space="preserve">, our women’s wallet </w:t>
      </w:r>
      <w:hyperlink r:id="rId31" w:history="1">
        <w:r w:rsidRPr="00E94D26">
          <w:rPr>
            <w:rStyle w:val="Hyperlink"/>
            <w:rFonts w:ascii="Calibri" w:hAnsi="Calibri" w:cs="Calibri"/>
            <w:sz w:val="22"/>
            <w:szCs w:val="22"/>
          </w:rPr>
          <w:t>collection</w:t>
        </w:r>
      </w:hyperlink>
      <w:r w:rsidRPr="00845527">
        <w:rPr>
          <w:rFonts w:ascii="Calibri" w:hAnsi="Calibri" w:cs="Calibri"/>
          <w:sz w:val="22"/>
          <w:szCs w:val="22"/>
        </w:rPr>
        <w:t xml:space="preserve"> is crafted to blend practical storage with refined style — offering reliable choices that easily coordinate with everyday life in </w:t>
      </w:r>
      <w:r w:rsidRPr="00845527">
        <w:rPr>
          <w:rStyle w:val="Strong"/>
          <w:rFonts w:ascii="Calibri" w:eastAsiaTheme="majorEastAsia" w:hAnsi="Calibri" w:cs="Calibri"/>
          <w:b w:val="0"/>
          <w:sz w:val="22"/>
          <w:szCs w:val="22"/>
        </w:rPr>
        <w:t>Pakistan</w:t>
      </w:r>
      <w:r w:rsidRPr="00845527">
        <w:rPr>
          <w:rFonts w:ascii="Calibri" w:hAnsi="Calibri" w:cs="Calibri"/>
          <w:sz w:val="22"/>
          <w:szCs w:val="22"/>
        </w:rPr>
        <w:t>.</w:t>
      </w:r>
    </w:p>
    <w:p w14:paraId="53C0FC62" w14:textId="2F72CA8D" w:rsidR="006C168E" w:rsidRPr="00845527" w:rsidRDefault="00845527" w:rsidP="00845527">
      <w:pPr>
        <w:rPr>
          <w:rFonts w:ascii="Times New Roman" w:hAnsi="Times New Roman"/>
          <w:sz w:val="24"/>
          <w:szCs w:val="24"/>
        </w:rPr>
      </w:pPr>
      <w:r w:rsidRPr="00845527">
        <w:t xml:space="preserve">A wallet should be both functional and comfortable. SILKSKIN designs </w:t>
      </w:r>
      <w:hyperlink r:id="rId32" w:history="1">
        <w:r w:rsidRPr="00E94D26">
          <w:rPr>
            <w:rStyle w:val="Hyperlink"/>
            <w:highlight w:val="yellow"/>
          </w:rPr>
          <w:t>women</w:t>
        </w:r>
      </w:hyperlink>
      <w:r w:rsidRPr="00845527">
        <w:rPr>
          <w:highlight w:val="yellow"/>
        </w:rPr>
        <w:t>’s leather wallets</w:t>
      </w:r>
      <w:r w:rsidRPr="00845527">
        <w:t xml:space="preserve"> with balanced proportions, practical compartments for cards, cash, and ID, and no unnecessary bulk. Crafted from quality leather that ages beautifully while maintaining structure and a smooth feel, each piece offers a reliable, streamlined essential for daily, professional, and on-the-go use.</w:t>
      </w:r>
    </w:p>
    <w:p w14:paraId="2D9F13B8" w14:textId="622399BC" w:rsidR="006C168E" w:rsidRPr="00845527" w:rsidRDefault="006C168E" w:rsidP="00845527">
      <w:pPr>
        <w:pStyle w:val="Heading2"/>
        <w:rPr>
          <w:sz w:val="24"/>
          <w:szCs w:val="24"/>
        </w:rPr>
      </w:pPr>
      <w:r w:rsidRPr="00845527">
        <w:rPr>
          <w:rStyle w:val="Strong"/>
          <w:b/>
          <w:bCs w:val="0"/>
          <w:sz w:val="24"/>
          <w:szCs w:val="24"/>
        </w:rPr>
        <w:t>Genuine Leather Wallet</w:t>
      </w:r>
      <w:r w:rsidR="000C00DC">
        <w:rPr>
          <w:rStyle w:val="Strong"/>
          <w:b/>
          <w:bCs w:val="0"/>
          <w:sz w:val="24"/>
          <w:szCs w:val="24"/>
        </w:rPr>
        <w:t>s</w:t>
      </w:r>
      <w:r w:rsidRPr="00845527">
        <w:rPr>
          <w:rStyle w:val="Strong"/>
          <w:b/>
          <w:bCs w:val="0"/>
          <w:sz w:val="24"/>
          <w:szCs w:val="24"/>
        </w:rPr>
        <w:t xml:space="preserve"> — Material </w:t>
      </w:r>
      <w:r w:rsidR="000C00DC">
        <w:rPr>
          <w:rStyle w:val="Strong"/>
          <w:b/>
          <w:bCs w:val="0"/>
          <w:sz w:val="24"/>
          <w:szCs w:val="24"/>
        </w:rPr>
        <w:t xml:space="preserve">That </w:t>
      </w:r>
      <w:r w:rsidRPr="00845527">
        <w:rPr>
          <w:rStyle w:val="Strong"/>
          <w:b/>
          <w:bCs w:val="0"/>
          <w:sz w:val="24"/>
          <w:szCs w:val="24"/>
        </w:rPr>
        <w:t>You Can Trust</w:t>
      </w:r>
    </w:p>
    <w:p w14:paraId="4AC444B2" w14:textId="1EBAEA3B" w:rsidR="006C168E" w:rsidRPr="00845527" w:rsidRDefault="006C168E" w:rsidP="006C168E">
      <w:pPr>
        <w:pStyle w:val="NormalWeb"/>
        <w:spacing w:before="0" w:beforeAutospacing="0"/>
        <w:rPr>
          <w:rFonts w:ascii="Calibri" w:hAnsi="Calibri" w:cs="Calibri"/>
          <w:sz w:val="22"/>
          <w:szCs w:val="22"/>
        </w:rPr>
      </w:pPr>
      <w:r w:rsidRPr="00845527">
        <w:rPr>
          <w:rFonts w:ascii="Calibri" w:hAnsi="Calibri" w:cs="Calibri"/>
          <w:sz w:val="22"/>
          <w:szCs w:val="22"/>
        </w:rPr>
        <w:t xml:space="preserve">Choosing to </w:t>
      </w:r>
      <w:r w:rsidRPr="00845527">
        <w:rPr>
          <w:rStyle w:val="Strong"/>
          <w:rFonts w:ascii="Calibri" w:eastAsiaTheme="majorEastAsia" w:hAnsi="Calibri" w:cs="Calibri"/>
          <w:b w:val="0"/>
          <w:sz w:val="22"/>
          <w:szCs w:val="22"/>
          <w:highlight w:val="yellow"/>
        </w:rPr>
        <w:t>buy genuine leather women’s wallet</w:t>
      </w:r>
      <w:r w:rsidRPr="00845527">
        <w:rPr>
          <w:rFonts w:ascii="Calibri" w:hAnsi="Calibri" w:cs="Calibri"/>
          <w:sz w:val="22"/>
          <w:szCs w:val="22"/>
        </w:rPr>
        <w:t xml:space="preserve"> means prioritizing authenticity and durability. SILKSKIN selects carefully tanned hides that are soft to the touch yet strong enough for frequent use. </w:t>
      </w:r>
      <w:hyperlink r:id="rId33" w:history="1">
        <w:r w:rsidRPr="00E94D26">
          <w:rPr>
            <w:rStyle w:val="Hyperlink"/>
            <w:rFonts w:ascii="Calibri" w:hAnsi="Calibri" w:cs="Calibri"/>
            <w:sz w:val="22"/>
            <w:szCs w:val="22"/>
          </w:rPr>
          <w:t>Genuine leather</w:t>
        </w:r>
      </w:hyperlink>
      <w:r w:rsidRPr="00845527">
        <w:rPr>
          <w:rFonts w:ascii="Calibri" w:hAnsi="Calibri" w:cs="Calibri"/>
          <w:sz w:val="22"/>
          <w:szCs w:val="22"/>
        </w:rPr>
        <w:t xml:space="preserve"> gives each wallet natural texture and resilience, offering lasting performance without sacrificing refined appeal.</w:t>
      </w:r>
    </w:p>
    <w:p w14:paraId="668C4C1C" w14:textId="291B2A6E" w:rsidR="006C168E" w:rsidRPr="00845527" w:rsidRDefault="006C168E" w:rsidP="006C168E">
      <w:pPr>
        <w:pStyle w:val="NormalWeb"/>
        <w:rPr>
          <w:rFonts w:ascii="Calibri" w:hAnsi="Calibri" w:cs="Calibri"/>
          <w:sz w:val="22"/>
          <w:szCs w:val="22"/>
        </w:rPr>
      </w:pPr>
      <w:r w:rsidRPr="00845527">
        <w:rPr>
          <w:rFonts w:ascii="Calibri" w:hAnsi="Calibri" w:cs="Calibri"/>
          <w:sz w:val="22"/>
          <w:szCs w:val="22"/>
        </w:rPr>
        <w:t xml:space="preserve">Each design is created with careful stitching and thoughtful layout to keep everyday essentials organized. When exploring </w:t>
      </w:r>
      <w:r w:rsidRPr="00845527">
        <w:rPr>
          <w:rStyle w:val="Strong"/>
          <w:rFonts w:ascii="Calibri" w:eastAsiaTheme="majorEastAsia" w:hAnsi="Calibri" w:cs="Calibri"/>
          <w:b w:val="0"/>
          <w:sz w:val="22"/>
          <w:szCs w:val="22"/>
          <w:highlight w:val="yellow"/>
        </w:rPr>
        <w:t>ladies wallets online</w:t>
      </w:r>
      <w:r w:rsidRPr="00845527">
        <w:rPr>
          <w:rFonts w:ascii="Calibri" w:hAnsi="Calibri" w:cs="Calibri"/>
          <w:sz w:val="22"/>
          <w:szCs w:val="22"/>
        </w:rPr>
        <w:t xml:space="preserve">, </w:t>
      </w:r>
      <w:r w:rsidR="00E94D26">
        <w:rPr>
          <w:rFonts w:ascii="Calibri" w:hAnsi="Calibri" w:cs="Calibri"/>
          <w:sz w:val="22"/>
          <w:szCs w:val="22"/>
        </w:rPr>
        <w:t xml:space="preserve">our </w:t>
      </w:r>
      <w:r w:rsidRPr="00845527">
        <w:rPr>
          <w:rFonts w:ascii="Calibri" w:hAnsi="Calibri" w:cs="Calibri"/>
          <w:sz w:val="22"/>
          <w:szCs w:val="22"/>
        </w:rPr>
        <w:t>collection brings you options that feel dependable, balanced, and easy to use day after day.</w:t>
      </w:r>
    </w:p>
    <w:p w14:paraId="2FFFC7C5" w14:textId="565ADF14" w:rsidR="006C168E" w:rsidRPr="00845527" w:rsidRDefault="006C168E" w:rsidP="00845527">
      <w:pPr>
        <w:pStyle w:val="Heading2"/>
        <w:rPr>
          <w:sz w:val="24"/>
          <w:szCs w:val="24"/>
        </w:rPr>
      </w:pPr>
      <w:del w:id="146" w:author="Hassan Nadeem &lt;US ARL MSG EM&gt;" w:date="2026-02-24T17:16:00Z" w16du:dateUtc="2026-02-24T22:16:00Z">
        <w:r w:rsidRPr="00845527" w:rsidDel="0061000B">
          <w:rPr>
            <w:rStyle w:val="Strong"/>
            <w:b/>
            <w:bCs w:val="0"/>
            <w:sz w:val="24"/>
            <w:szCs w:val="24"/>
          </w:rPr>
          <w:delText xml:space="preserve">Ladies </w:delText>
        </w:r>
      </w:del>
      <w:ins w:id="147" w:author="Hassan Nadeem &lt;US ARL MSG EM&gt;" w:date="2026-02-24T17:16:00Z" w16du:dateUtc="2026-02-24T22:16:00Z">
        <w:r w:rsidR="0061000B">
          <w:rPr>
            <w:rStyle w:val="Strong"/>
            <w:b/>
            <w:bCs w:val="0"/>
            <w:sz w:val="24"/>
            <w:szCs w:val="24"/>
          </w:rPr>
          <w:t>Women’s</w:t>
        </w:r>
        <w:r w:rsidR="0061000B" w:rsidRPr="00845527">
          <w:rPr>
            <w:rStyle w:val="Strong"/>
            <w:b/>
            <w:bCs w:val="0"/>
            <w:sz w:val="24"/>
            <w:szCs w:val="24"/>
          </w:rPr>
          <w:t xml:space="preserve"> </w:t>
        </w:r>
      </w:ins>
      <w:r w:rsidRPr="00845527">
        <w:rPr>
          <w:rStyle w:val="Strong"/>
          <w:b/>
          <w:bCs w:val="0"/>
          <w:sz w:val="24"/>
          <w:szCs w:val="24"/>
        </w:rPr>
        <w:t>Wallets Online —Thoughtful Choices</w:t>
      </w:r>
    </w:p>
    <w:p w14:paraId="029FACBB" w14:textId="6BF6D289" w:rsidR="006C168E" w:rsidRPr="00845527" w:rsidRDefault="006C168E" w:rsidP="006C168E">
      <w:pPr>
        <w:pStyle w:val="NormalWeb"/>
        <w:spacing w:before="0" w:beforeAutospacing="0"/>
        <w:rPr>
          <w:rFonts w:ascii="Calibri" w:hAnsi="Calibri" w:cs="Calibri"/>
          <w:sz w:val="22"/>
          <w:szCs w:val="22"/>
        </w:rPr>
      </w:pPr>
      <w:r w:rsidRPr="00845527">
        <w:rPr>
          <w:rFonts w:ascii="Calibri" w:hAnsi="Calibri" w:cs="Calibri"/>
          <w:sz w:val="22"/>
          <w:szCs w:val="22"/>
        </w:rPr>
        <w:t xml:space="preserve">Shopping for </w:t>
      </w:r>
      <w:del w:id="148" w:author="Hassan Nadeem &lt;US ARL MSG EM&gt;" w:date="2026-02-24T17:16:00Z" w16du:dateUtc="2026-02-24T22:16:00Z">
        <w:r w:rsidRPr="00845527" w:rsidDel="0061000B">
          <w:rPr>
            <w:rStyle w:val="Strong"/>
            <w:rFonts w:ascii="Calibri" w:eastAsiaTheme="majorEastAsia" w:hAnsi="Calibri" w:cs="Calibri"/>
            <w:b w:val="0"/>
            <w:sz w:val="22"/>
            <w:szCs w:val="22"/>
            <w:highlight w:val="yellow"/>
          </w:rPr>
          <w:delText xml:space="preserve">ladies </w:delText>
        </w:r>
      </w:del>
      <w:ins w:id="149" w:author="Hassan Nadeem &lt;US ARL MSG EM&gt;" w:date="2026-02-24T17:16:00Z" w16du:dateUtc="2026-02-24T22:16:00Z">
        <w:r w:rsidR="0061000B">
          <w:rPr>
            <w:rStyle w:val="Strong"/>
            <w:rFonts w:ascii="Calibri" w:eastAsiaTheme="majorEastAsia" w:hAnsi="Calibri" w:cs="Calibri"/>
            <w:b w:val="0"/>
            <w:sz w:val="22"/>
            <w:szCs w:val="22"/>
            <w:highlight w:val="yellow"/>
          </w:rPr>
          <w:t>women’s</w:t>
        </w:r>
        <w:r w:rsidR="0061000B" w:rsidRPr="00845527">
          <w:rPr>
            <w:rStyle w:val="Strong"/>
            <w:rFonts w:ascii="Calibri" w:eastAsiaTheme="majorEastAsia" w:hAnsi="Calibri" w:cs="Calibri"/>
            <w:b w:val="0"/>
            <w:sz w:val="22"/>
            <w:szCs w:val="22"/>
            <w:highlight w:val="yellow"/>
          </w:rPr>
          <w:t xml:space="preserve"> </w:t>
        </w:r>
      </w:ins>
      <w:r w:rsidRPr="00845527">
        <w:rPr>
          <w:rStyle w:val="Strong"/>
          <w:rFonts w:ascii="Calibri" w:eastAsiaTheme="majorEastAsia" w:hAnsi="Calibri" w:cs="Calibri"/>
          <w:b w:val="0"/>
          <w:sz w:val="22"/>
          <w:szCs w:val="22"/>
          <w:highlight w:val="yellow"/>
        </w:rPr>
        <w:t>wallets online</w:t>
      </w:r>
      <w:r w:rsidRPr="00845527">
        <w:rPr>
          <w:rFonts w:ascii="Calibri" w:hAnsi="Calibri" w:cs="Calibri"/>
          <w:sz w:val="22"/>
          <w:szCs w:val="22"/>
        </w:rPr>
        <w:t xml:space="preserve"> should feel clear, reassuring, and aligned with everyday needs. SILKSKIN’s curated wallet selection presents choices that range from minimalist designs to slightly more structured options — all built on refined materials and thoughtful functionality.</w:t>
      </w:r>
    </w:p>
    <w:p w14:paraId="42B24572" w14:textId="77777777" w:rsidR="006C168E" w:rsidRPr="00845527" w:rsidRDefault="006C168E" w:rsidP="006C168E">
      <w:pPr>
        <w:pStyle w:val="NormalWeb"/>
        <w:rPr>
          <w:rFonts w:ascii="Calibri" w:hAnsi="Calibri" w:cs="Calibri"/>
          <w:sz w:val="22"/>
          <w:szCs w:val="22"/>
        </w:rPr>
      </w:pPr>
      <w:r w:rsidRPr="00845527">
        <w:rPr>
          <w:rFonts w:ascii="Calibri" w:hAnsi="Calibri" w:cs="Calibri"/>
          <w:sz w:val="22"/>
          <w:szCs w:val="22"/>
        </w:rPr>
        <w:t>These wallets are crafted to fit comfortably in hand or in everyday carry bags, offering organized space without unnecessary bulk. SILKSKIN’s focus is on simplicity, practical usability, and material integrity that makes leather goods feel reassuring in their performance.</w:t>
      </w:r>
    </w:p>
    <w:p w14:paraId="142AD258" w14:textId="2B39210E" w:rsidR="006C168E" w:rsidRPr="00E94D26" w:rsidRDefault="00E94D26" w:rsidP="00E94D26">
      <w:pPr>
        <w:rPr>
          <w:rFonts w:ascii="Times New Roman" w:hAnsi="Times New Roman"/>
        </w:rPr>
      </w:pPr>
      <w:r w:rsidRPr="00E94D26">
        <w:t xml:space="preserve">Whether you prefer a streamlined wallet for daily ease or a slightly larger design for added organization, the SILKSKIN collection offers dependable leather </w:t>
      </w:r>
      <w:hyperlink r:id="rId34" w:history="1">
        <w:r w:rsidRPr="00E94D26">
          <w:rPr>
            <w:rStyle w:val="Hyperlink"/>
          </w:rPr>
          <w:t>options</w:t>
        </w:r>
      </w:hyperlink>
      <w:r w:rsidRPr="00E94D26">
        <w:t xml:space="preserve"> made for real life in Pakistan. With a focus on quality and purpose, each wallet delivers refined style, thoughtful design, and reliable everyday performance.</w:t>
      </w:r>
    </w:p>
    <w:p w14:paraId="47F590B9" w14:textId="7D221A6C" w:rsidR="003110F7" w:rsidRPr="00757819" w:rsidRDefault="003110F7" w:rsidP="00757819">
      <w:pPr>
        <w:rPr>
          <w:sz w:val="18"/>
          <w:szCs w:val="18"/>
        </w:rPr>
      </w:pPr>
    </w:p>
    <w:p w14:paraId="2F4199F1" w14:textId="191CA137" w:rsidR="000650C5" w:rsidRPr="000650C5" w:rsidRDefault="000650C5" w:rsidP="000650C5">
      <w:pPr>
        <w:rPr>
          <w:sz w:val="20"/>
          <w:szCs w:val="20"/>
        </w:rPr>
      </w:pPr>
    </w:p>
    <w:p w14:paraId="5F8F34EF" w14:textId="7BD041D6" w:rsidR="002E4AB5" w:rsidRPr="00563D37" w:rsidRDefault="00134AC5" w:rsidP="002E4AB5">
      <w:pPr>
        <w:rPr>
          <w:sz w:val="18"/>
          <w:szCs w:val="18"/>
        </w:rPr>
      </w:pPr>
      <w:hyperlink r:id="rId35" w:history="1">
        <w:r w:rsidRPr="00337CDA">
          <w:rPr>
            <w:rStyle w:val="Hyperlink"/>
          </w:rPr>
          <w:t>https://silkskinonline.com/collections/women-handbags</w:t>
        </w:r>
      </w:hyperlink>
      <w:r>
        <w:t xml:space="preserve"> </w:t>
      </w:r>
      <w:r w:rsidR="003C7336">
        <w:t xml:space="preserve"> </w:t>
      </w:r>
    </w:p>
    <w:p w14:paraId="13EE8CDE" w14:textId="77777777" w:rsidR="002E4AB5" w:rsidRPr="00563D37" w:rsidRDefault="002E4AB5" w:rsidP="002E4AB5">
      <w:pPr>
        <w:rPr>
          <w:sz w:val="20"/>
          <w:szCs w:val="20"/>
        </w:rPr>
      </w:pPr>
      <w:r w:rsidRPr="00563D37">
        <w:rPr>
          <w:sz w:val="20"/>
          <w:szCs w:val="20"/>
        </w:rPr>
        <w:t>Targeted Keywords</w:t>
      </w:r>
    </w:p>
    <w:p w14:paraId="2C2278B5" w14:textId="77777777" w:rsidR="003C7336" w:rsidRPr="003C7336" w:rsidRDefault="003C7336" w:rsidP="003C7336">
      <w:pPr>
        <w:pStyle w:val="ListParagraph"/>
        <w:numPr>
          <w:ilvl w:val="0"/>
          <w:numId w:val="1"/>
        </w:numPr>
        <w:rPr>
          <w:sz w:val="20"/>
          <w:szCs w:val="20"/>
        </w:rPr>
      </w:pPr>
      <w:r w:rsidRPr="003C7336">
        <w:rPr>
          <w:sz w:val="20"/>
          <w:szCs w:val="20"/>
        </w:rPr>
        <w:t>buy women's leather bags</w:t>
      </w:r>
    </w:p>
    <w:p w14:paraId="417D85C1" w14:textId="77777777" w:rsidR="003C7336" w:rsidRPr="003C7336" w:rsidRDefault="003C7336" w:rsidP="003C7336">
      <w:pPr>
        <w:pStyle w:val="ListParagraph"/>
        <w:numPr>
          <w:ilvl w:val="0"/>
          <w:numId w:val="1"/>
        </w:numPr>
        <w:rPr>
          <w:sz w:val="20"/>
          <w:szCs w:val="20"/>
        </w:rPr>
      </w:pPr>
      <w:r w:rsidRPr="003C7336">
        <w:rPr>
          <w:sz w:val="20"/>
          <w:szCs w:val="20"/>
        </w:rPr>
        <w:t>buy women's genuine leather handbags</w:t>
      </w:r>
    </w:p>
    <w:p w14:paraId="4E8E5388" w14:textId="77777777" w:rsidR="003C7336" w:rsidRPr="003C7336" w:rsidRDefault="003C7336" w:rsidP="003C7336">
      <w:pPr>
        <w:pStyle w:val="ListParagraph"/>
        <w:numPr>
          <w:ilvl w:val="0"/>
          <w:numId w:val="1"/>
        </w:numPr>
        <w:rPr>
          <w:sz w:val="18"/>
          <w:szCs w:val="18"/>
        </w:rPr>
      </w:pPr>
      <w:r w:rsidRPr="003C7336">
        <w:rPr>
          <w:sz w:val="20"/>
          <w:szCs w:val="20"/>
        </w:rPr>
        <w:t xml:space="preserve">ladies handbags online </w:t>
      </w:r>
    </w:p>
    <w:p w14:paraId="5841500E" w14:textId="7EDBBA7D" w:rsidR="002E4AB5" w:rsidRPr="00563D37" w:rsidRDefault="003C7336" w:rsidP="003C7336">
      <w:pPr>
        <w:pStyle w:val="ListParagraph"/>
        <w:numPr>
          <w:ilvl w:val="0"/>
          <w:numId w:val="1"/>
        </w:numPr>
        <w:rPr>
          <w:sz w:val="18"/>
          <w:szCs w:val="18"/>
        </w:rPr>
      </w:pPr>
      <w:r w:rsidRPr="003C7336">
        <w:rPr>
          <w:sz w:val="20"/>
          <w:szCs w:val="20"/>
        </w:rPr>
        <w:t>Pakistan</w:t>
      </w:r>
    </w:p>
    <w:p w14:paraId="5CA8FCA1" w14:textId="77777777" w:rsidR="002E4AB5" w:rsidRPr="00563D37" w:rsidRDefault="002E4AB5" w:rsidP="002E4AB5">
      <w:pPr>
        <w:pStyle w:val="Heading3"/>
        <w:shd w:val="clear" w:color="auto" w:fill="D9D9D9" w:themeFill="background1" w:themeFillShade="D9"/>
        <w:rPr>
          <w:sz w:val="20"/>
          <w:szCs w:val="22"/>
        </w:rPr>
      </w:pPr>
      <w:r w:rsidRPr="00563D37">
        <w:rPr>
          <w:sz w:val="20"/>
          <w:szCs w:val="22"/>
        </w:rPr>
        <w:t>Meta Tags</w:t>
      </w:r>
    </w:p>
    <w:p w14:paraId="59F09AA2" w14:textId="23B9A510" w:rsidR="002E4AB5" w:rsidRPr="00563D37" w:rsidRDefault="002E4AB5" w:rsidP="002E4AB5">
      <w:pPr>
        <w:rPr>
          <w:sz w:val="20"/>
          <w:szCs w:val="20"/>
        </w:rPr>
      </w:pPr>
      <w:r w:rsidRPr="00563D37">
        <w:rPr>
          <w:b/>
          <w:bCs/>
          <w:sz w:val="20"/>
          <w:szCs w:val="20"/>
        </w:rPr>
        <w:t>Meta Title</w:t>
      </w:r>
      <w:r w:rsidRPr="00563D37">
        <w:rPr>
          <w:sz w:val="20"/>
          <w:szCs w:val="20"/>
        </w:rPr>
        <w:t xml:space="preserve">: </w:t>
      </w:r>
      <w:r w:rsidR="00B2723F" w:rsidRPr="00B2723F">
        <w:rPr>
          <w:sz w:val="20"/>
          <w:szCs w:val="20"/>
        </w:rPr>
        <w:t>Buy Women’s Genuine Leather Handbags Online | SILKSKIN</w:t>
      </w:r>
    </w:p>
    <w:p w14:paraId="7E691323" w14:textId="49864ACF" w:rsidR="002E4AB5" w:rsidRPr="00563D37" w:rsidRDefault="002E4AB5" w:rsidP="002E4AB5">
      <w:pPr>
        <w:rPr>
          <w:sz w:val="18"/>
          <w:szCs w:val="18"/>
        </w:rPr>
      </w:pPr>
      <w:r w:rsidRPr="00563D37">
        <w:rPr>
          <w:b/>
          <w:bCs/>
          <w:sz w:val="20"/>
          <w:szCs w:val="20"/>
        </w:rPr>
        <w:t>Meta Description</w:t>
      </w:r>
      <w:r w:rsidRPr="00563D37">
        <w:rPr>
          <w:sz w:val="20"/>
          <w:szCs w:val="20"/>
        </w:rPr>
        <w:t xml:space="preserve">: </w:t>
      </w:r>
      <w:ins w:id="150" w:author="Hassan Nadeem &lt;US ARL MSG EM&gt;" w:date="2026-02-24T17:16:00Z">
        <w:r w:rsidR="00BF34B8" w:rsidRPr="00BF34B8">
          <w:rPr>
            <w:sz w:val="20"/>
            <w:szCs w:val="20"/>
          </w:rPr>
          <w:t>hop elegant leather products for women. From versatile handbags to organized travel accessories</w:t>
        </w:r>
      </w:ins>
      <w:ins w:id="151" w:author="Hassan Nadeem &lt;US ARL MSG EM&gt;" w:date="2026-02-24T17:17:00Z" w16du:dateUtc="2026-02-24T22:17:00Z">
        <w:r w:rsidR="00BF34B8" w:rsidRPr="00BF34B8">
          <w:rPr>
            <w:sz w:val="20"/>
            <w:szCs w:val="20"/>
          </w:rPr>
          <w:t>,</w:t>
        </w:r>
      </w:ins>
      <w:ins w:id="152" w:author="Hassan Nadeem &lt;US ARL MSG EM&gt;" w:date="2026-02-24T17:16:00Z">
        <w:r w:rsidR="00BF34B8" w:rsidRPr="00BF34B8">
          <w:rPr>
            <w:sz w:val="20"/>
            <w:szCs w:val="20"/>
          </w:rPr>
          <w:t xml:space="preserve"> SILKSKIN’s commitment to quality and understated style. </w:t>
        </w:r>
      </w:ins>
      <w:del w:id="153" w:author="Hassan Nadeem &lt;US ARL MSG EM&gt;" w:date="2026-02-24T17:16:00Z" w16du:dateUtc="2026-02-24T22:16:00Z">
        <w:r w:rsidR="005845A7" w:rsidRPr="005845A7" w:rsidDel="00BF34B8">
          <w:rPr>
            <w:sz w:val="20"/>
            <w:szCs w:val="20"/>
          </w:rPr>
          <w:delText xml:space="preserve">SILKSKIN offers a curated range to buy women’s leather bags and genuine leather handbags. </w:delText>
        </w:r>
      </w:del>
      <w:r w:rsidR="005845A7" w:rsidRPr="005845A7">
        <w:rPr>
          <w:sz w:val="20"/>
          <w:szCs w:val="20"/>
        </w:rPr>
        <w:t>Shop ladies handbags online in Pakistan.</w:t>
      </w:r>
    </w:p>
    <w:p w14:paraId="20102133" w14:textId="77777777" w:rsidR="002E4AB5" w:rsidRPr="00563D37" w:rsidRDefault="002E4AB5" w:rsidP="002E4AB5">
      <w:pPr>
        <w:pStyle w:val="Heading3"/>
        <w:shd w:val="clear" w:color="auto" w:fill="D9D9D9" w:themeFill="background1" w:themeFillShade="D9"/>
        <w:rPr>
          <w:sz w:val="20"/>
          <w:szCs w:val="22"/>
        </w:rPr>
      </w:pPr>
      <w:r w:rsidRPr="00563D37">
        <w:rPr>
          <w:sz w:val="20"/>
          <w:szCs w:val="22"/>
        </w:rPr>
        <w:t>SEO Paragraphs</w:t>
      </w:r>
    </w:p>
    <w:p w14:paraId="09FA227C" w14:textId="21CBFF33" w:rsidR="007E38F9" w:rsidRDefault="007E38F9" w:rsidP="007E38F9">
      <w:pPr>
        <w:pStyle w:val="Heading1"/>
        <w:rPr>
          <w:rStyle w:val="Strong"/>
          <w:b/>
          <w:bCs/>
        </w:rPr>
      </w:pPr>
      <w:r>
        <w:rPr>
          <w:rStyle w:val="Strong"/>
          <w:b/>
          <w:bCs/>
        </w:rPr>
        <w:t xml:space="preserve">Women’s Leather </w:t>
      </w:r>
      <w:r w:rsidR="00134AC5">
        <w:rPr>
          <w:rStyle w:val="Strong"/>
          <w:b/>
          <w:bCs/>
        </w:rPr>
        <w:t>Handb</w:t>
      </w:r>
      <w:r>
        <w:rPr>
          <w:rStyle w:val="Strong"/>
          <w:b/>
          <w:bCs/>
        </w:rPr>
        <w:t>ags</w:t>
      </w:r>
    </w:p>
    <w:p w14:paraId="31262041" w14:textId="6CABF1FE" w:rsidR="00134AC5" w:rsidRPr="00134AC5" w:rsidRDefault="00134AC5" w:rsidP="00134AC5">
      <w:pPr>
        <w:pStyle w:val="Heading2"/>
        <w:rPr>
          <w:sz w:val="24"/>
          <w:szCs w:val="24"/>
        </w:rPr>
      </w:pPr>
      <w:del w:id="154" w:author="Hassan Nadeem &lt;US ARL MSG EM&gt;" w:date="2026-02-24T17:18:00Z" w16du:dateUtc="2026-02-24T22:18:00Z">
        <w:r w:rsidRPr="00134AC5" w:rsidDel="00AF0DCB">
          <w:rPr>
            <w:rStyle w:val="Strong"/>
            <w:b/>
            <w:bCs w:val="0"/>
            <w:sz w:val="24"/>
            <w:szCs w:val="24"/>
          </w:rPr>
          <w:delText>Buy Women’s Luxury Leather Bags in Pakistan</w:delText>
        </w:r>
      </w:del>
      <w:ins w:id="155" w:author="Hassan Nadeem &lt;US ARL MSG EM&gt;" w:date="2026-02-24T17:18:00Z" w16du:dateUtc="2026-02-24T22:18:00Z">
        <w:r w:rsidR="00AF0DCB">
          <w:rPr>
            <w:rStyle w:val="Strong"/>
            <w:b/>
            <w:bCs w:val="0"/>
            <w:sz w:val="24"/>
            <w:szCs w:val="24"/>
          </w:rPr>
          <w:t>Understated Elegance</w:t>
        </w:r>
        <w:r w:rsidR="0067197D">
          <w:rPr>
            <w:rStyle w:val="Strong"/>
            <w:b/>
            <w:bCs w:val="0"/>
            <w:sz w:val="24"/>
            <w:szCs w:val="24"/>
          </w:rPr>
          <w:t>: Women’s Leather Essentials</w:t>
        </w:r>
      </w:ins>
    </w:p>
    <w:p w14:paraId="5C09ADC3" w14:textId="77CE7239" w:rsidR="007E38F9" w:rsidRPr="00134AC5" w:rsidRDefault="007E38F9" w:rsidP="00134AC5">
      <w:pPr>
        <w:pStyle w:val="NormalWeb"/>
        <w:spacing w:before="0" w:beforeAutospacing="0"/>
        <w:rPr>
          <w:rFonts w:ascii="Calibri" w:hAnsi="Calibri" w:cs="Calibri"/>
          <w:sz w:val="22"/>
          <w:szCs w:val="22"/>
        </w:rPr>
      </w:pPr>
      <w:r w:rsidRPr="00134AC5">
        <w:rPr>
          <w:rFonts w:ascii="Calibri" w:hAnsi="Calibri" w:cs="Calibri"/>
          <w:sz w:val="22"/>
          <w:szCs w:val="22"/>
        </w:rPr>
        <w:t xml:space="preserve">If you’re ready to </w:t>
      </w:r>
      <w:r w:rsidRPr="00134AC5">
        <w:rPr>
          <w:rStyle w:val="Strong"/>
          <w:rFonts w:ascii="Calibri" w:eastAsiaTheme="majorEastAsia" w:hAnsi="Calibri" w:cs="Calibri"/>
          <w:b w:val="0"/>
          <w:sz w:val="22"/>
          <w:szCs w:val="22"/>
          <w:highlight w:val="yellow"/>
        </w:rPr>
        <w:t xml:space="preserve">buy women’s leather </w:t>
      </w:r>
      <w:hyperlink r:id="rId36" w:history="1">
        <w:r w:rsidRPr="00D16FEF">
          <w:rPr>
            <w:rStyle w:val="Hyperlink"/>
            <w:rFonts w:ascii="Calibri" w:eastAsiaTheme="majorEastAsia" w:hAnsi="Calibri" w:cs="Calibri"/>
            <w:sz w:val="22"/>
            <w:szCs w:val="22"/>
            <w:highlight w:val="yellow"/>
          </w:rPr>
          <w:t>bags</w:t>
        </w:r>
      </w:hyperlink>
      <w:r w:rsidRPr="00134AC5">
        <w:rPr>
          <w:rFonts w:ascii="Calibri" w:hAnsi="Calibri" w:cs="Calibri"/>
          <w:sz w:val="22"/>
          <w:szCs w:val="22"/>
        </w:rPr>
        <w:t xml:space="preserve"> that combine purposeful design with everyday versatility, SILKSKIN’s collection brings together refined silhouettes crafted for lasting use across </w:t>
      </w:r>
      <w:r w:rsidRPr="00134AC5">
        <w:rPr>
          <w:rStyle w:val="Strong"/>
          <w:rFonts w:ascii="Calibri" w:eastAsiaTheme="majorEastAsia" w:hAnsi="Calibri" w:cs="Calibri"/>
          <w:b w:val="0"/>
          <w:sz w:val="22"/>
          <w:szCs w:val="22"/>
          <w:highlight w:val="yellow"/>
        </w:rPr>
        <w:t>Pakistan</w:t>
      </w:r>
      <w:r w:rsidRPr="00134AC5">
        <w:rPr>
          <w:rFonts w:ascii="Calibri" w:hAnsi="Calibri" w:cs="Calibri"/>
          <w:sz w:val="22"/>
          <w:szCs w:val="22"/>
        </w:rPr>
        <w:t>. Our range focuses on thoughtful structure, functional compartments, and leather that develops character over time — providing dependable companions for daily routines.</w:t>
      </w:r>
    </w:p>
    <w:p w14:paraId="547F16B5" w14:textId="0B050D6A" w:rsidR="007E38F9" w:rsidRPr="00134AC5" w:rsidRDefault="00134AC5" w:rsidP="00134AC5">
      <w:pPr>
        <w:rPr>
          <w:rFonts w:ascii="Times New Roman" w:hAnsi="Times New Roman"/>
          <w:sz w:val="24"/>
          <w:szCs w:val="24"/>
        </w:rPr>
      </w:pPr>
      <w:r w:rsidRPr="00134AC5">
        <w:t xml:space="preserve">Leather bags should be comfortable to carry, reliable in performance, and thoughtfully proportioned. SILKSKIN designs </w:t>
      </w:r>
      <w:r w:rsidRPr="00134AC5">
        <w:rPr>
          <w:highlight w:val="yellow"/>
        </w:rPr>
        <w:t>women’s handbags</w:t>
      </w:r>
      <w:r w:rsidRPr="00134AC5">
        <w:t xml:space="preserve"> with quality materials and everyday ease in mind, creating versatile pieces that transition seamlessly from work to weekends. From compact crossbody styles to structured handbags and spacious totes, each design balances practical organization with refined </w:t>
      </w:r>
      <w:hyperlink r:id="rId37" w:history="1">
        <w:r w:rsidRPr="00D16FEF">
          <w:rPr>
            <w:rStyle w:val="Hyperlink"/>
          </w:rPr>
          <w:t>simplicity</w:t>
        </w:r>
      </w:hyperlink>
      <w:r w:rsidRPr="00134AC5">
        <w:t>—delivering function without unnecessary bulk.</w:t>
      </w:r>
    </w:p>
    <w:p w14:paraId="2A96F951" w14:textId="0ACDBA9C" w:rsidR="007E38F9" w:rsidRPr="00134AC5" w:rsidRDefault="007E38F9" w:rsidP="00134AC5">
      <w:pPr>
        <w:pStyle w:val="Heading2"/>
        <w:rPr>
          <w:sz w:val="24"/>
          <w:szCs w:val="24"/>
        </w:rPr>
      </w:pPr>
      <w:r w:rsidRPr="00134AC5">
        <w:rPr>
          <w:rStyle w:val="Strong"/>
          <w:b/>
          <w:bCs w:val="0"/>
          <w:sz w:val="24"/>
          <w:szCs w:val="24"/>
        </w:rPr>
        <w:t>Women’s Genuine Leather Handbags — Material That Lasts</w:t>
      </w:r>
    </w:p>
    <w:p w14:paraId="3AA5F347" w14:textId="325CE0B2" w:rsidR="007E38F9" w:rsidRPr="00134AC5" w:rsidRDefault="00134AC5" w:rsidP="00134AC5">
      <w:pPr>
        <w:pStyle w:val="NormalWeb"/>
        <w:spacing w:before="0" w:beforeAutospacing="0"/>
        <w:rPr>
          <w:rFonts w:ascii="Calibri" w:hAnsi="Calibri" w:cs="Calibri"/>
          <w:sz w:val="22"/>
          <w:szCs w:val="22"/>
        </w:rPr>
      </w:pPr>
      <w:r w:rsidRPr="00134AC5">
        <w:rPr>
          <w:rFonts w:ascii="Calibri" w:hAnsi="Calibri" w:cs="Calibri"/>
          <w:sz w:val="22"/>
          <w:szCs w:val="22"/>
        </w:rPr>
        <w:t xml:space="preserve">Choosing a </w:t>
      </w:r>
      <w:hyperlink r:id="rId38" w:history="1">
        <w:r w:rsidRPr="00D16FEF">
          <w:rPr>
            <w:rStyle w:val="Hyperlink"/>
            <w:rFonts w:ascii="Calibri" w:hAnsi="Calibri" w:cs="Calibri"/>
            <w:sz w:val="22"/>
            <w:szCs w:val="22"/>
          </w:rPr>
          <w:t>women’s</w:t>
        </w:r>
      </w:hyperlink>
      <w:r w:rsidRPr="00134AC5">
        <w:rPr>
          <w:rFonts w:ascii="Calibri" w:hAnsi="Calibri" w:cs="Calibri"/>
          <w:sz w:val="22"/>
          <w:szCs w:val="22"/>
        </w:rPr>
        <w:t xml:space="preserve"> genuine </w:t>
      </w:r>
      <w:r w:rsidRPr="00134AC5">
        <w:rPr>
          <w:rFonts w:ascii="Calibri" w:hAnsi="Calibri" w:cs="Calibri"/>
          <w:sz w:val="22"/>
          <w:szCs w:val="22"/>
          <w:highlight w:val="yellow"/>
        </w:rPr>
        <w:t>leather handbag</w:t>
      </w:r>
      <w:r w:rsidRPr="00134AC5">
        <w:rPr>
          <w:rFonts w:ascii="Calibri" w:hAnsi="Calibri" w:cs="Calibri"/>
          <w:sz w:val="22"/>
          <w:szCs w:val="22"/>
        </w:rPr>
        <w:t xml:space="preserve"> means investing in real materials and lasting structure. SILKSKIN uses soft yet resilient hides, reinforced stitching, and thoughtfully designed interiors to keep essentials organized without sacrificing form. With purposeful design and natural durability, each handbag offers refined style and reliable performance for everyday use — simple, strong, and made to last.</w:t>
      </w:r>
    </w:p>
    <w:p w14:paraId="0B72CF93" w14:textId="766EEC6E" w:rsidR="007E38F9" w:rsidRPr="00134AC5" w:rsidRDefault="007E38F9" w:rsidP="00134AC5">
      <w:pPr>
        <w:pStyle w:val="Heading2"/>
        <w:rPr>
          <w:sz w:val="24"/>
          <w:szCs w:val="24"/>
        </w:rPr>
      </w:pPr>
      <w:r w:rsidRPr="00134AC5">
        <w:rPr>
          <w:rStyle w:val="Strong"/>
          <w:b/>
          <w:bCs w:val="0"/>
          <w:sz w:val="24"/>
          <w:szCs w:val="24"/>
        </w:rPr>
        <w:t>Ladies Handbags—Everyday Choices</w:t>
      </w:r>
    </w:p>
    <w:p w14:paraId="4E91F9A4" w14:textId="22AE5C16" w:rsidR="007E38F9" w:rsidRPr="00134AC5" w:rsidRDefault="007E38F9" w:rsidP="00E35EDD">
      <w:pPr>
        <w:pStyle w:val="NormalWeb"/>
        <w:spacing w:before="0" w:beforeAutospacing="0" w:after="0" w:afterAutospacing="0"/>
        <w:rPr>
          <w:rFonts w:ascii="Calibri" w:hAnsi="Calibri" w:cs="Calibri"/>
          <w:sz w:val="22"/>
          <w:szCs w:val="22"/>
        </w:rPr>
      </w:pPr>
      <w:r w:rsidRPr="00134AC5">
        <w:rPr>
          <w:rFonts w:ascii="Calibri" w:hAnsi="Calibri" w:cs="Calibri"/>
          <w:sz w:val="22"/>
          <w:szCs w:val="22"/>
        </w:rPr>
        <w:t xml:space="preserve">Shopping for </w:t>
      </w:r>
      <w:r w:rsidRPr="00134AC5">
        <w:rPr>
          <w:rStyle w:val="Strong"/>
          <w:rFonts w:ascii="Calibri" w:eastAsiaTheme="majorEastAsia" w:hAnsi="Calibri" w:cs="Calibri"/>
          <w:b w:val="0"/>
          <w:sz w:val="22"/>
          <w:szCs w:val="22"/>
          <w:highlight w:val="yellow"/>
        </w:rPr>
        <w:t xml:space="preserve">ladies </w:t>
      </w:r>
      <w:hyperlink r:id="rId39" w:history="1">
        <w:r w:rsidRPr="00D16FEF">
          <w:rPr>
            <w:rStyle w:val="Hyperlink"/>
            <w:rFonts w:ascii="Calibri" w:eastAsiaTheme="majorEastAsia" w:hAnsi="Calibri" w:cs="Calibri"/>
            <w:sz w:val="22"/>
            <w:szCs w:val="22"/>
            <w:highlight w:val="yellow"/>
          </w:rPr>
          <w:t>handbags</w:t>
        </w:r>
      </w:hyperlink>
      <w:r w:rsidRPr="00134AC5">
        <w:rPr>
          <w:rStyle w:val="Strong"/>
          <w:rFonts w:ascii="Calibri" w:eastAsiaTheme="majorEastAsia" w:hAnsi="Calibri" w:cs="Calibri"/>
          <w:b w:val="0"/>
          <w:sz w:val="22"/>
          <w:szCs w:val="22"/>
          <w:highlight w:val="yellow"/>
        </w:rPr>
        <w:t xml:space="preserve"> online</w:t>
      </w:r>
      <w:r w:rsidRPr="00134AC5">
        <w:rPr>
          <w:rFonts w:ascii="Calibri" w:hAnsi="Calibri" w:cs="Calibri"/>
          <w:sz w:val="22"/>
          <w:szCs w:val="22"/>
        </w:rPr>
        <w:t xml:space="preserve"> should be clear, reassuring, and aligned with how you live. SILKSKIN’s selection covers versatile designs that balance aesthetics, functionality, and usability:</w:t>
      </w:r>
    </w:p>
    <w:p w14:paraId="5122EE1B" w14:textId="77777777" w:rsidR="007E38F9" w:rsidRPr="00134AC5" w:rsidRDefault="007E38F9" w:rsidP="00E35EDD">
      <w:pPr>
        <w:pStyle w:val="NormalWeb"/>
        <w:numPr>
          <w:ilvl w:val="0"/>
          <w:numId w:val="21"/>
        </w:numPr>
        <w:spacing w:before="0" w:beforeAutospacing="0"/>
        <w:rPr>
          <w:rFonts w:ascii="Calibri" w:hAnsi="Calibri" w:cs="Calibri"/>
          <w:sz w:val="22"/>
          <w:szCs w:val="22"/>
        </w:rPr>
      </w:pPr>
      <w:r w:rsidRPr="00134AC5">
        <w:rPr>
          <w:rFonts w:ascii="Calibri" w:hAnsi="Calibri" w:cs="Calibri"/>
          <w:sz w:val="22"/>
          <w:szCs w:val="22"/>
        </w:rPr>
        <w:t>Structured handbags with smart interior compartments</w:t>
      </w:r>
    </w:p>
    <w:p w14:paraId="4415605E" w14:textId="77777777" w:rsidR="007E38F9" w:rsidRPr="00134AC5" w:rsidRDefault="007E38F9" w:rsidP="007E38F9">
      <w:pPr>
        <w:pStyle w:val="NormalWeb"/>
        <w:numPr>
          <w:ilvl w:val="0"/>
          <w:numId w:val="21"/>
        </w:numPr>
        <w:rPr>
          <w:rFonts w:ascii="Calibri" w:hAnsi="Calibri" w:cs="Calibri"/>
          <w:sz w:val="22"/>
          <w:szCs w:val="22"/>
        </w:rPr>
      </w:pPr>
      <w:r w:rsidRPr="00134AC5">
        <w:rPr>
          <w:rFonts w:ascii="Calibri" w:hAnsi="Calibri" w:cs="Calibri"/>
          <w:sz w:val="22"/>
          <w:szCs w:val="22"/>
        </w:rPr>
        <w:t>Compact silhouettes for minimal essential carry</w:t>
      </w:r>
    </w:p>
    <w:p w14:paraId="031ED8D5" w14:textId="77777777" w:rsidR="007E38F9" w:rsidRPr="00134AC5" w:rsidRDefault="007E38F9" w:rsidP="007E38F9">
      <w:pPr>
        <w:pStyle w:val="NormalWeb"/>
        <w:numPr>
          <w:ilvl w:val="0"/>
          <w:numId w:val="21"/>
        </w:numPr>
        <w:rPr>
          <w:rFonts w:ascii="Calibri" w:hAnsi="Calibri" w:cs="Calibri"/>
          <w:sz w:val="22"/>
          <w:szCs w:val="22"/>
        </w:rPr>
      </w:pPr>
      <w:r w:rsidRPr="00134AC5">
        <w:rPr>
          <w:rFonts w:ascii="Calibri" w:hAnsi="Calibri" w:cs="Calibri"/>
          <w:sz w:val="22"/>
          <w:szCs w:val="22"/>
        </w:rPr>
        <w:t>Practical handles and straps for comfortable use</w:t>
      </w:r>
    </w:p>
    <w:p w14:paraId="51711F52" w14:textId="77777777" w:rsidR="007E38F9" w:rsidRPr="00134AC5" w:rsidRDefault="007E38F9" w:rsidP="007E38F9">
      <w:pPr>
        <w:pStyle w:val="NormalWeb"/>
        <w:numPr>
          <w:ilvl w:val="0"/>
          <w:numId w:val="21"/>
        </w:numPr>
        <w:rPr>
          <w:rFonts w:ascii="Calibri" w:hAnsi="Calibri" w:cs="Calibri"/>
          <w:sz w:val="22"/>
          <w:szCs w:val="22"/>
        </w:rPr>
      </w:pPr>
      <w:r w:rsidRPr="00134AC5">
        <w:rPr>
          <w:rFonts w:ascii="Calibri" w:hAnsi="Calibri" w:cs="Calibri"/>
          <w:sz w:val="22"/>
          <w:szCs w:val="22"/>
        </w:rPr>
        <w:t>Clean profiles that coordinate with everyday wardrobes</w:t>
      </w:r>
    </w:p>
    <w:p w14:paraId="46F90279" w14:textId="7FCC1EEE" w:rsidR="007E38F9" w:rsidRPr="00134AC5" w:rsidRDefault="007E38F9" w:rsidP="007E38F9">
      <w:pPr>
        <w:pStyle w:val="NormalWeb"/>
        <w:rPr>
          <w:rFonts w:ascii="Calibri" w:hAnsi="Calibri" w:cs="Calibri"/>
          <w:sz w:val="22"/>
          <w:szCs w:val="22"/>
        </w:rPr>
      </w:pPr>
      <w:r w:rsidRPr="00134AC5">
        <w:rPr>
          <w:rFonts w:ascii="Calibri" w:hAnsi="Calibri" w:cs="Calibri"/>
          <w:sz w:val="22"/>
          <w:szCs w:val="22"/>
        </w:rPr>
        <w:t xml:space="preserve">Each bag reflects </w:t>
      </w:r>
      <w:hyperlink r:id="rId40" w:history="1">
        <w:r w:rsidRPr="00D16FEF">
          <w:rPr>
            <w:rStyle w:val="Hyperlink"/>
            <w:rFonts w:ascii="Calibri" w:hAnsi="Calibri" w:cs="Calibri"/>
            <w:sz w:val="22"/>
            <w:szCs w:val="22"/>
          </w:rPr>
          <w:t>SILKSKIN’s</w:t>
        </w:r>
      </w:hyperlink>
      <w:r w:rsidRPr="00134AC5">
        <w:rPr>
          <w:rFonts w:ascii="Calibri" w:hAnsi="Calibri" w:cs="Calibri"/>
          <w:sz w:val="22"/>
          <w:szCs w:val="22"/>
        </w:rPr>
        <w:t xml:space="preserve"> focus on material integrity and design that performs quietly and dependably. These leather handbags are ready to adapt to routines — from work to daily errands and beyond — without overpowering your personal style.</w:t>
      </w:r>
    </w:p>
    <w:p w14:paraId="59E0A529" w14:textId="27497613" w:rsidR="007E38F9" w:rsidRPr="007E38F9" w:rsidRDefault="007E38F9" w:rsidP="007E38F9">
      <w:pPr>
        <w:pStyle w:val="NormalWeb"/>
        <w:rPr>
          <w:rFonts w:ascii="Calibri" w:hAnsi="Calibri" w:cs="Calibri"/>
        </w:rPr>
      </w:pPr>
      <w:r w:rsidRPr="00134AC5">
        <w:rPr>
          <w:rFonts w:ascii="Calibri" w:hAnsi="Calibri" w:cs="Calibri"/>
          <w:sz w:val="22"/>
          <w:szCs w:val="22"/>
        </w:rPr>
        <w:lastRenderedPageBreak/>
        <w:t xml:space="preserve">Whether you decide to </w:t>
      </w:r>
      <w:r w:rsidRPr="00134AC5">
        <w:rPr>
          <w:rStyle w:val="Strong"/>
          <w:rFonts w:ascii="Calibri" w:eastAsiaTheme="majorEastAsia" w:hAnsi="Calibri" w:cs="Calibri"/>
          <w:b w:val="0"/>
          <w:sz w:val="22"/>
          <w:szCs w:val="22"/>
          <w:highlight w:val="yellow"/>
        </w:rPr>
        <w:t>buy women’s leather bags</w:t>
      </w:r>
      <w:r w:rsidRPr="00134AC5">
        <w:rPr>
          <w:rFonts w:ascii="Calibri" w:hAnsi="Calibri" w:cs="Calibri"/>
          <w:sz w:val="22"/>
          <w:szCs w:val="22"/>
        </w:rPr>
        <w:t xml:space="preserve"> or explore options to </w:t>
      </w:r>
      <w:r w:rsidRPr="00134AC5">
        <w:rPr>
          <w:rStyle w:val="Strong"/>
          <w:rFonts w:ascii="Calibri" w:eastAsiaTheme="majorEastAsia" w:hAnsi="Calibri" w:cs="Calibri"/>
          <w:b w:val="0"/>
          <w:sz w:val="22"/>
          <w:szCs w:val="22"/>
          <w:highlight w:val="yellow"/>
        </w:rPr>
        <w:t>buy women’s genuine leather handbags</w:t>
      </w:r>
      <w:r w:rsidRPr="00134AC5">
        <w:rPr>
          <w:rFonts w:ascii="Calibri" w:hAnsi="Calibri" w:cs="Calibri"/>
          <w:sz w:val="22"/>
          <w:szCs w:val="22"/>
        </w:rPr>
        <w:t xml:space="preserve">, our collection offers thoughtful, dependable choices designed for everyday life in </w:t>
      </w:r>
      <w:r w:rsidRPr="00134AC5">
        <w:rPr>
          <w:rStyle w:val="Strong"/>
          <w:rFonts w:ascii="Calibri" w:eastAsiaTheme="majorEastAsia" w:hAnsi="Calibri" w:cs="Calibri"/>
          <w:b w:val="0"/>
          <w:sz w:val="22"/>
          <w:szCs w:val="22"/>
        </w:rPr>
        <w:t>Pakistan</w:t>
      </w:r>
      <w:r w:rsidRPr="00134AC5">
        <w:rPr>
          <w:rFonts w:ascii="Calibri" w:hAnsi="Calibri" w:cs="Calibri"/>
          <w:sz w:val="22"/>
          <w:szCs w:val="22"/>
        </w:rPr>
        <w:t>.</w:t>
      </w:r>
    </w:p>
    <w:p w14:paraId="660FD04E" w14:textId="21C5692A" w:rsidR="002E4AB5" w:rsidRPr="00563D37" w:rsidRDefault="003C7336" w:rsidP="002E4AB5">
      <w:pPr>
        <w:rPr>
          <w:sz w:val="18"/>
          <w:szCs w:val="18"/>
        </w:rPr>
      </w:pPr>
      <w:hyperlink r:id="rId41" w:history="1">
        <w:r w:rsidRPr="002A3A6C">
          <w:rPr>
            <w:rStyle w:val="Hyperlink"/>
          </w:rPr>
          <w:t>https://silkskinonline.com/collections/travel</w:t>
        </w:r>
      </w:hyperlink>
      <w:r>
        <w:t xml:space="preserve"> </w:t>
      </w:r>
    </w:p>
    <w:p w14:paraId="07B72C76" w14:textId="77777777" w:rsidR="002E4AB5" w:rsidRPr="00563D37" w:rsidRDefault="002E4AB5" w:rsidP="002E4AB5">
      <w:pPr>
        <w:rPr>
          <w:sz w:val="20"/>
          <w:szCs w:val="20"/>
        </w:rPr>
      </w:pPr>
      <w:r w:rsidRPr="00563D37">
        <w:rPr>
          <w:sz w:val="20"/>
          <w:szCs w:val="20"/>
        </w:rPr>
        <w:t>Targeted Keywords</w:t>
      </w:r>
    </w:p>
    <w:p w14:paraId="15D9E0C3" w14:textId="77777777" w:rsidR="003C7336" w:rsidRPr="003C7336" w:rsidRDefault="003C7336" w:rsidP="003C7336">
      <w:pPr>
        <w:pStyle w:val="ListParagraph"/>
        <w:numPr>
          <w:ilvl w:val="0"/>
          <w:numId w:val="1"/>
        </w:numPr>
        <w:rPr>
          <w:sz w:val="20"/>
          <w:szCs w:val="20"/>
        </w:rPr>
      </w:pPr>
      <w:r w:rsidRPr="003C7336">
        <w:rPr>
          <w:sz w:val="20"/>
          <w:szCs w:val="20"/>
        </w:rPr>
        <w:t>buy leather travel accessories</w:t>
      </w:r>
    </w:p>
    <w:p w14:paraId="7B97935E" w14:textId="77777777" w:rsidR="003C7336" w:rsidRPr="003C7336" w:rsidRDefault="003C7336" w:rsidP="003C7336">
      <w:pPr>
        <w:pStyle w:val="ListParagraph"/>
        <w:numPr>
          <w:ilvl w:val="0"/>
          <w:numId w:val="1"/>
        </w:numPr>
        <w:rPr>
          <w:sz w:val="18"/>
          <w:szCs w:val="18"/>
        </w:rPr>
      </w:pPr>
      <w:r w:rsidRPr="003C7336">
        <w:rPr>
          <w:sz w:val="20"/>
          <w:szCs w:val="20"/>
        </w:rPr>
        <w:t xml:space="preserve">leather travel bags online </w:t>
      </w:r>
    </w:p>
    <w:p w14:paraId="5D0757F4" w14:textId="57AF4FDC" w:rsidR="002E4AB5" w:rsidRPr="006E66C2" w:rsidRDefault="003C7336" w:rsidP="003C7336">
      <w:pPr>
        <w:pStyle w:val="ListParagraph"/>
        <w:numPr>
          <w:ilvl w:val="0"/>
          <w:numId w:val="1"/>
        </w:numPr>
        <w:rPr>
          <w:sz w:val="18"/>
          <w:szCs w:val="18"/>
        </w:rPr>
      </w:pPr>
      <w:r w:rsidRPr="003C7336">
        <w:rPr>
          <w:sz w:val="20"/>
          <w:szCs w:val="20"/>
        </w:rPr>
        <w:t>Pakistan</w:t>
      </w:r>
    </w:p>
    <w:p w14:paraId="7DC60E78" w14:textId="77777777" w:rsidR="002E4AB5" w:rsidRPr="00563D37" w:rsidRDefault="002E4AB5" w:rsidP="002E4AB5">
      <w:pPr>
        <w:pStyle w:val="Heading3"/>
        <w:shd w:val="clear" w:color="auto" w:fill="D9D9D9" w:themeFill="background1" w:themeFillShade="D9"/>
        <w:rPr>
          <w:sz w:val="20"/>
          <w:szCs w:val="22"/>
        </w:rPr>
      </w:pPr>
      <w:r w:rsidRPr="00563D37">
        <w:rPr>
          <w:sz w:val="20"/>
          <w:szCs w:val="22"/>
        </w:rPr>
        <w:t>Meta Tags</w:t>
      </w:r>
    </w:p>
    <w:p w14:paraId="322601D6" w14:textId="086752C8" w:rsidR="002E4AB5" w:rsidRPr="00563D37" w:rsidRDefault="002E4AB5" w:rsidP="002E4AB5">
      <w:pPr>
        <w:rPr>
          <w:sz w:val="20"/>
          <w:szCs w:val="20"/>
        </w:rPr>
      </w:pPr>
      <w:r w:rsidRPr="00563D37">
        <w:rPr>
          <w:b/>
          <w:bCs/>
          <w:sz w:val="20"/>
          <w:szCs w:val="20"/>
        </w:rPr>
        <w:t>Meta Title</w:t>
      </w:r>
      <w:r w:rsidRPr="00563D37">
        <w:rPr>
          <w:sz w:val="20"/>
          <w:szCs w:val="20"/>
        </w:rPr>
        <w:t xml:space="preserve">: </w:t>
      </w:r>
      <w:ins w:id="156" w:author="Hassan Nadeem &lt;US ARL MSG EM&gt;" w:date="2026-02-24T22:27:00Z">
        <w:r w:rsidR="00A26449" w:rsidRPr="00A26449">
          <w:rPr>
            <w:sz w:val="20"/>
            <w:szCs w:val="20"/>
          </w:rPr>
          <w:t>Premium Leather Travel Bags &amp; Accessories | SILKSKIN</w:t>
        </w:r>
      </w:ins>
      <w:del w:id="157" w:author="Hassan Nadeem &lt;US ARL MSG EM&gt;" w:date="2026-02-24T22:27:00Z" w16du:dateUtc="2026-02-25T03:27:00Z">
        <w:r w:rsidR="00D77042" w:rsidRPr="00D77042" w:rsidDel="00A26449">
          <w:rPr>
            <w:sz w:val="20"/>
            <w:szCs w:val="20"/>
          </w:rPr>
          <w:delText>Buy Leather Travel Bags | Leather Travel Accessories- SILKSKIN</w:delText>
        </w:r>
      </w:del>
    </w:p>
    <w:p w14:paraId="77214C79" w14:textId="0ECB55E5" w:rsidR="002E4AB5" w:rsidDel="00C21526" w:rsidRDefault="002E4AB5" w:rsidP="00C21526">
      <w:pPr>
        <w:rPr>
          <w:del w:id="158" w:author="Hassan Nadeem &lt;US ARL MSG EM&gt;" w:date="2026-02-24T17:19:00Z" w16du:dateUtc="2026-02-24T22:19:00Z"/>
          <w:sz w:val="20"/>
          <w:szCs w:val="20"/>
        </w:rPr>
      </w:pPr>
      <w:r w:rsidRPr="00563D37">
        <w:rPr>
          <w:b/>
          <w:bCs/>
          <w:sz w:val="20"/>
          <w:szCs w:val="20"/>
        </w:rPr>
        <w:t>Meta Description</w:t>
      </w:r>
      <w:r w:rsidRPr="00563D37">
        <w:rPr>
          <w:sz w:val="20"/>
          <w:szCs w:val="20"/>
        </w:rPr>
        <w:t xml:space="preserve">: </w:t>
      </w:r>
      <w:ins w:id="159" w:author="Hassan Nadeem &lt;US ARL MSG EM&gt;" w:date="2026-02-24T17:19:00Z">
        <w:r w:rsidR="00C21526" w:rsidRPr="00C21526">
          <w:rPr>
            <w:sz w:val="20"/>
            <w:szCs w:val="20"/>
          </w:rPr>
          <w:t>Explore SILKSKIN to buy leather travel accessories and bags online. Discover stylish, durable, and practical options for the modern traveler in Pakistan</w:t>
        </w:r>
      </w:ins>
      <w:ins w:id="160" w:author="Hassan Nadeem &lt;US ARL MSG EM&gt;" w:date="2026-02-24T17:19:00Z" w16du:dateUtc="2026-02-24T22:19:00Z">
        <w:r w:rsidR="00C21526">
          <w:rPr>
            <w:sz w:val="20"/>
            <w:szCs w:val="20"/>
          </w:rPr>
          <w:t>.</w:t>
        </w:r>
      </w:ins>
      <w:del w:id="161" w:author="Hassan Nadeem &lt;US ARL MSG EM&gt;" w:date="2026-02-24T17:19:00Z" w16du:dateUtc="2026-02-24T22:19:00Z">
        <w:r w:rsidR="005845A7" w:rsidRPr="005845A7" w:rsidDel="00C21526">
          <w:rPr>
            <w:sz w:val="20"/>
            <w:szCs w:val="20"/>
          </w:rPr>
          <w:delText>Explore SILKSKIN to buy leather travel accessories and leather travel bags online. Stylish, practical options for Pakistan travelers.</w:delText>
        </w:r>
      </w:del>
    </w:p>
    <w:p w14:paraId="105091F9" w14:textId="77777777" w:rsidR="00C21526" w:rsidRPr="00563D37" w:rsidRDefault="00C21526" w:rsidP="002E4AB5">
      <w:pPr>
        <w:rPr>
          <w:ins w:id="162" w:author="Hassan Nadeem &lt;US ARL MSG EM&gt;" w:date="2026-02-24T17:19:00Z" w16du:dateUtc="2026-02-24T22:19:00Z"/>
          <w:sz w:val="18"/>
          <w:szCs w:val="18"/>
        </w:rPr>
      </w:pPr>
    </w:p>
    <w:p w14:paraId="537FC713" w14:textId="77777777" w:rsidR="002E4AB5" w:rsidRPr="00563D37" w:rsidRDefault="002E4AB5" w:rsidP="00C21526">
      <w:pPr>
        <w:rPr>
          <w:sz w:val="20"/>
        </w:rPr>
      </w:pPr>
      <w:r w:rsidRPr="00563D37">
        <w:rPr>
          <w:sz w:val="20"/>
        </w:rPr>
        <w:t>SEO Paragraphs</w:t>
      </w:r>
    </w:p>
    <w:p w14:paraId="60DE8F00" w14:textId="27EDB759" w:rsidR="00887B38" w:rsidRDefault="00887B38" w:rsidP="00887B38">
      <w:pPr>
        <w:pStyle w:val="Heading1"/>
        <w:rPr>
          <w:rStyle w:val="Strong"/>
          <w:b/>
          <w:bCs/>
        </w:rPr>
      </w:pPr>
      <w:r w:rsidRPr="00887B38">
        <w:rPr>
          <w:rStyle w:val="Strong"/>
          <w:b/>
          <w:bCs/>
        </w:rPr>
        <w:t>Leather Travel Accessories</w:t>
      </w:r>
    </w:p>
    <w:p w14:paraId="51BEA5B6" w14:textId="24C4742F" w:rsidR="000C00DC" w:rsidRPr="003B3A4C" w:rsidRDefault="000C00DC" w:rsidP="000C00DC">
      <w:pPr>
        <w:pStyle w:val="Heading2"/>
        <w:rPr>
          <w:sz w:val="24"/>
          <w:szCs w:val="24"/>
        </w:rPr>
      </w:pPr>
      <w:r w:rsidRPr="003B3A4C">
        <w:rPr>
          <w:rStyle w:val="Strong"/>
          <w:b/>
          <w:sz w:val="24"/>
          <w:szCs w:val="24"/>
        </w:rPr>
        <w:t>Buy Genuine Leather Travel Accessories in Pakistan</w:t>
      </w:r>
    </w:p>
    <w:p w14:paraId="5520E56A" w14:textId="0E1A6459" w:rsidR="00887B38" w:rsidRPr="00887B38" w:rsidRDefault="00887B38" w:rsidP="00887B38">
      <w:pPr>
        <w:pStyle w:val="NormalWeb"/>
        <w:spacing w:before="0" w:beforeAutospacing="0"/>
        <w:rPr>
          <w:rFonts w:ascii="Calibri" w:hAnsi="Calibri" w:cs="Calibri"/>
        </w:rPr>
      </w:pPr>
      <w:r w:rsidRPr="003B3A4C">
        <w:rPr>
          <w:rFonts w:ascii="Calibri" w:hAnsi="Calibri" w:cs="Calibri"/>
          <w:sz w:val="22"/>
          <w:szCs w:val="22"/>
        </w:rPr>
        <w:t xml:space="preserve">For journeys near and far, the right gear makes all the difference. At </w:t>
      </w:r>
      <w:r w:rsidRPr="003B3A4C">
        <w:rPr>
          <w:rStyle w:val="Strong"/>
          <w:rFonts w:ascii="Calibri" w:eastAsiaTheme="majorEastAsia" w:hAnsi="Calibri" w:cs="Calibri"/>
          <w:b w:val="0"/>
          <w:sz w:val="22"/>
          <w:szCs w:val="22"/>
        </w:rPr>
        <w:t>SILKSKIN</w:t>
      </w:r>
      <w:r w:rsidRPr="003B3A4C">
        <w:rPr>
          <w:rFonts w:ascii="Calibri" w:hAnsi="Calibri" w:cs="Calibri"/>
          <w:sz w:val="22"/>
          <w:szCs w:val="22"/>
        </w:rPr>
        <w:t xml:space="preserve">, our collection of travel essentials offers thoughtful solutions for daily travel, short trips, or business commutes — whether you need structured carry options or smartly designed organizers. If you want to </w:t>
      </w:r>
      <w:r w:rsidRPr="003B3A4C">
        <w:rPr>
          <w:rStyle w:val="Strong"/>
          <w:rFonts w:ascii="Calibri" w:eastAsiaTheme="majorEastAsia" w:hAnsi="Calibri" w:cs="Calibri"/>
          <w:b w:val="0"/>
          <w:sz w:val="22"/>
          <w:szCs w:val="22"/>
          <w:highlight w:val="yellow"/>
        </w:rPr>
        <w:t xml:space="preserve">buy leather travel </w:t>
      </w:r>
      <w:hyperlink r:id="rId42" w:history="1">
        <w:r w:rsidRPr="003B3A4C">
          <w:rPr>
            <w:rStyle w:val="Hyperlink"/>
            <w:rFonts w:ascii="Calibri" w:eastAsiaTheme="majorEastAsia" w:hAnsi="Calibri" w:cs="Calibri"/>
            <w:sz w:val="22"/>
            <w:szCs w:val="22"/>
            <w:highlight w:val="yellow"/>
          </w:rPr>
          <w:t>accessories</w:t>
        </w:r>
      </w:hyperlink>
      <w:r w:rsidRPr="003B3A4C">
        <w:rPr>
          <w:rFonts w:ascii="Calibri" w:hAnsi="Calibri" w:cs="Calibri"/>
          <w:sz w:val="22"/>
          <w:szCs w:val="22"/>
        </w:rPr>
        <w:t xml:space="preserve"> that bring purpose, durability, and refined material quality together, this range delivers reliable choices across </w:t>
      </w:r>
      <w:r w:rsidRPr="003B3A4C">
        <w:rPr>
          <w:rStyle w:val="Strong"/>
          <w:rFonts w:ascii="Calibri" w:eastAsiaTheme="majorEastAsia" w:hAnsi="Calibri" w:cs="Calibri"/>
          <w:b w:val="0"/>
          <w:sz w:val="22"/>
          <w:szCs w:val="22"/>
        </w:rPr>
        <w:t>Pakistan</w:t>
      </w:r>
      <w:r w:rsidRPr="003B3A4C">
        <w:rPr>
          <w:rFonts w:ascii="Calibri" w:hAnsi="Calibri" w:cs="Calibri"/>
          <w:sz w:val="22"/>
          <w:szCs w:val="22"/>
        </w:rPr>
        <w:t>.</w:t>
      </w:r>
    </w:p>
    <w:p w14:paraId="42D4F64F" w14:textId="785302BC" w:rsidR="00887B38" w:rsidRPr="00B462D5" w:rsidRDefault="00B462D5" w:rsidP="003B3A4C">
      <w:r w:rsidRPr="00B462D5">
        <w:t xml:space="preserve">Travel accessories should be intuitive, sturdy, and thoughtfully proportioned. </w:t>
      </w:r>
      <w:hyperlink r:id="rId43" w:history="1">
        <w:r w:rsidRPr="00B462D5">
          <w:rPr>
            <w:rStyle w:val="Hyperlink"/>
          </w:rPr>
          <w:t>SILKSKIN</w:t>
        </w:r>
      </w:hyperlink>
      <w:r w:rsidRPr="00B462D5">
        <w:t xml:space="preserve"> crafts each piece from carefully selected leather with strong stitching and practical layouts to keep essentials secure and organized. From slim passport holders to full-sized travel bags, the collection delivers purposeful comfort and dependable performance — designed to support every journey without unnecessary complexity.</w:t>
      </w:r>
    </w:p>
    <w:p w14:paraId="7EF9FC41" w14:textId="77777777" w:rsidR="00887B38" w:rsidRPr="003B3A4C" w:rsidRDefault="00887B38" w:rsidP="000C00DC">
      <w:pPr>
        <w:pStyle w:val="Heading2"/>
        <w:rPr>
          <w:sz w:val="24"/>
          <w:szCs w:val="24"/>
        </w:rPr>
      </w:pPr>
      <w:r w:rsidRPr="003B3A4C">
        <w:rPr>
          <w:rStyle w:val="Strong"/>
          <w:b/>
          <w:bCs w:val="0"/>
          <w:sz w:val="24"/>
          <w:szCs w:val="24"/>
        </w:rPr>
        <w:t>Leather Travel Bags Online — Thoughtful Carry Solutions</w:t>
      </w:r>
    </w:p>
    <w:p w14:paraId="574F355C" w14:textId="69123AEC" w:rsidR="00887B38" w:rsidRPr="003B3A4C" w:rsidRDefault="00887B38" w:rsidP="00887B38">
      <w:pPr>
        <w:pStyle w:val="NormalWeb"/>
        <w:spacing w:before="0" w:beforeAutospacing="0"/>
        <w:rPr>
          <w:rFonts w:ascii="Calibri" w:hAnsi="Calibri" w:cs="Calibri"/>
          <w:sz w:val="22"/>
          <w:szCs w:val="22"/>
        </w:rPr>
      </w:pPr>
      <w:r w:rsidRPr="003B3A4C">
        <w:rPr>
          <w:rFonts w:ascii="Calibri" w:hAnsi="Calibri" w:cs="Calibri"/>
          <w:sz w:val="22"/>
          <w:szCs w:val="22"/>
        </w:rPr>
        <w:t xml:space="preserve">Shopping for </w:t>
      </w:r>
      <w:r w:rsidRPr="003B3A4C">
        <w:rPr>
          <w:rStyle w:val="Strong"/>
          <w:rFonts w:ascii="Calibri" w:eastAsiaTheme="majorEastAsia" w:hAnsi="Calibri" w:cs="Calibri"/>
          <w:b w:val="0"/>
          <w:sz w:val="22"/>
          <w:szCs w:val="22"/>
          <w:highlight w:val="yellow"/>
        </w:rPr>
        <w:t>leather travel bags online</w:t>
      </w:r>
      <w:r w:rsidRPr="003B3A4C">
        <w:rPr>
          <w:rFonts w:ascii="Calibri" w:hAnsi="Calibri" w:cs="Calibri"/>
          <w:sz w:val="22"/>
          <w:szCs w:val="22"/>
        </w:rPr>
        <w:t xml:space="preserve"> should be straightforward and reassuring. SILKSKIN offers a curated selection of </w:t>
      </w:r>
      <w:hyperlink r:id="rId44" w:history="1">
        <w:r w:rsidRPr="003B3A4C">
          <w:rPr>
            <w:rStyle w:val="Hyperlink"/>
            <w:rFonts w:ascii="Calibri" w:hAnsi="Calibri" w:cs="Calibri"/>
            <w:sz w:val="22"/>
            <w:szCs w:val="22"/>
          </w:rPr>
          <w:t>bags</w:t>
        </w:r>
      </w:hyperlink>
      <w:r w:rsidRPr="003B3A4C">
        <w:rPr>
          <w:rFonts w:ascii="Calibri" w:hAnsi="Calibri" w:cs="Calibri"/>
          <w:sz w:val="22"/>
          <w:szCs w:val="22"/>
        </w:rPr>
        <w:t xml:space="preserve"> designed for travel convenience and structural strength. Each bag is crafted with organization in mind, featuring:</w:t>
      </w:r>
    </w:p>
    <w:p w14:paraId="14BEEBE8" w14:textId="77777777" w:rsidR="00887B38" w:rsidRPr="003B3A4C" w:rsidRDefault="00887B38" w:rsidP="003B3A4C">
      <w:pPr>
        <w:pStyle w:val="NormalWeb"/>
        <w:numPr>
          <w:ilvl w:val="0"/>
          <w:numId w:val="22"/>
        </w:numPr>
        <w:spacing w:before="0" w:beforeAutospacing="0"/>
        <w:rPr>
          <w:rFonts w:ascii="Calibri" w:hAnsi="Calibri" w:cs="Calibri"/>
          <w:sz w:val="22"/>
          <w:szCs w:val="22"/>
        </w:rPr>
      </w:pPr>
      <w:r w:rsidRPr="003B3A4C">
        <w:rPr>
          <w:rFonts w:ascii="Calibri" w:hAnsi="Calibri" w:cs="Calibri"/>
          <w:sz w:val="22"/>
          <w:szCs w:val="22"/>
        </w:rPr>
        <w:t>Compartment layouts that separate documents and essentials</w:t>
      </w:r>
    </w:p>
    <w:p w14:paraId="7B6CE2D1" w14:textId="77777777" w:rsidR="00887B38" w:rsidRPr="003B3A4C" w:rsidRDefault="00887B38" w:rsidP="00887B38">
      <w:pPr>
        <w:pStyle w:val="NormalWeb"/>
        <w:numPr>
          <w:ilvl w:val="0"/>
          <w:numId w:val="22"/>
        </w:numPr>
        <w:rPr>
          <w:rFonts w:ascii="Calibri" w:hAnsi="Calibri" w:cs="Calibri"/>
          <w:sz w:val="22"/>
          <w:szCs w:val="22"/>
        </w:rPr>
      </w:pPr>
      <w:r w:rsidRPr="003B3A4C">
        <w:rPr>
          <w:rFonts w:ascii="Calibri" w:hAnsi="Calibri" w:cs="Calibri"/>
          <w:sz w:val="22"/>
          <w:szCs w:val="22"/>
        </w:rPr>
        <w:t>Balanced weight distribution for comfortable carry</w:t>
      </w:r>
    </w:p>
    <w:p w14:paraId="1B466D54" w14:textId="77777777" w:rsidR="00887B38" w:rsidRPr="003B3A4C" w:rsidRDefault="00887B38" w:rsidP="00887B38">
      <w:pPr>
        <w:pStyle w:val="NormalWeb"/>
        <w:numPr>
          <w:ilvl w:val="0"/>
          <w:numId w:val="22"/>
        </w:numPr>
        <w:rPr>
          <w:rFonts w:ascii="Calibri" w:hAnsi="Calibri" w:cs="Calibri"/>
          <w:sz w:val="22"/>
          <w:szCs w:val="22"/>
        </w:rPr>
      </w:pPr>
      <w:r w:rsidRPr="003B3A4C">
        <w:rPr>
          <w:rFonts w:ascii="Calibri" w:hAnsi="Calibri" w:cs="Calibri"/>
          <w:sz w:val="22"/>
          <w:szCs w:val="22"/>
        </w:rPr>
        <w:t>Durable leather that stands up to transit and frequent use</w:t>
      </w:r>
    </w:p>
    <w:p w14:paraId="77DCFDAA" w14:textId="77777777" w:rsidR="00887B38" w:rsidRPr="003B3A4C" w:rsidRDefault="00887B38" w:rsidP="00887B38">
      <w:pPr>
        <w:pStyle w:val="NormalWeb"/>
        <w:numPr>
          <w:ilvl w:val="0"/>
          <w:numId w:val="22"/>
        </w:numPr>
        <w:rPr>
          <w:rFonts w:ascii="Calibri" w:hAnsi="Calibri" w:cs="Calibri"/>
          <w:sz w:val="22"/>
          <w:szCs w:val="22"/>
        </w:rPr>
      </w:pPr>
      <w:r w:rsidRPr="003B3A4C">
        <w:rPr>
          <w:rFonts w:ascii="Calibri" w:hAnsi="Calibri" w:cs="Calibri"/>
          <w:sz w:val="22"/>
          <w:szCs w:val="22"/>
        </w:rPr>
        <w:t>Subtle design details that elevate usability</w:t>
      </w:r>
    </w:p>
    <w:p w14:paraId="31458D61" w14:textId="76E28083" w:rsidR="00887B38" w:rsidRPr="003B3A4C" w:rsidRDefault="00887B38" w:rsidP="00887B38">
      <w:pPr>
        <w:pStyle w:val="NormalWeb"/>
        <w:rPr>
          <w:rFonts w:ascii="Calibri" w:hAnsi="Calibri" w:cs="Calibri"/>
          <w:sz w:val="22"/>
          <w:szCs w:val="22"/>
        </w:rPr>
      </w:pPr>
      <w:r w:rsidRPr="003B3A4C">
        <w:rPr>
          <w:rFonts w:ascii="Calibri" w:hAnsi="Calibri" w:cs="Calibri"/>
          <w:sz w:val="22"/>
          <w:szCs w:val="22"/>
        </w:rPr>
        <w:t>These travel bags combine everyday practicality with refined design. Whether it’s a weekend journey or daily commute, the collection reflects material quality and purpose</w:t>
      </w:r>
      <w:r w:rsidRPr="003B3A4C">
        <w:rPr>
          <w:rFonts w:ascii="Calibri" w:hAnsi="Calibri" w:cs="Calibri"/>
          <w:sz w:val="22"/>
          <w:szCs w:val="22"/>
        </w:rPr>
        <w:noBreakHyphen/>
        <w:t>driven construction that make travel fluid and uncomplicated.</w:t>
      </w:r>
    </w:p>
    <w:p w14:paraId="544DA2D2" w14:textId="77777777" w:rsidR="00887B38" w:rsidRPr="003B3A4C" w:rsidRDefault="00887B38" w:rsidP="00B462D5">
      <w:pPr>
        <w:pStyle w:val="Heading2"/>
        <w:rPr>
          <w:sz w:val="24"/>
          <w:szCs w:val="24"/>
        </w:rPr>
      </w:pPr>
      <w:r w:rsidRPr="003B3A4C">
        <w:rPr>
          <w:sz w:val="24"/>
          <w:szCs w:val="24"/>
        </w:rPr>
        <w:lastRenderedPageBreak/>
        <w:t>Everyday Travel Accessories — Practical, Reliable Leather Options</w:t>
      </w:r>
    </w:p>
    <w:p w14:paraId="58FAF220" w14:textId="038D7A69" w:rsidR="00887B38" w:rsidRPr="003B3A4C" w:rsidRDefault="00887B38" w:rsidP="003B3A4C">
      <w:pPr>
        <w:pStyle w:val="NormalWeb"/>
        <w:spacing w:before="0" w:beforeAutospacing="0"/>
        <w:rPr>
          <w:rFonts w:ascii="Calibri" w:hAnsi="Calibri" w:cs="Calibri"/>
          <w:sz w:val="22"/>
          <w:szCs w:val="22"/>
        </w:rPr>
      </w:pPr>
      <w:r w:rsidRPr="003B3A4C">
        <w:rPr>
          <w:rFonts w:ascii="Calibri" w:hAnsi="Calibri" w:cs="Calibri"/>
          <w:sz w:val="22"/>
          <w:szCs w:val="22"/>
        </w:rPr>
        <w:t>Each travel accessory is thoughtfully proportioned, crafted with strong genuine leather, and designed to perform quietly in the background of travel routines. These pieces are perfect for daily carry, frequent travel, or as travel companions that feel dependable over time.</w:t>
      </w:r>
    </w:p>
    <w:p w14:paraId="2E2796CF" w14:textId="793B03AC" w:rsidR="00887B38" w:rsidRPr="00887B38" w:rsidRDefault="00887B38" w:rsidP="00887B38">
      <w:pPr>
        <w:pStyle w:val="NormalWeb"/>
        <w:rPr>
          <w:rFonts w:ascii="Calibri" w:hAnsi="Calibri" w:cs="Calibri"/>
        </w:rPr>
      </w:pPr>
      <w:r w:rsidRPr="003B3A4C">
        <w:rPr>
          <w:rFonts w:ascii="Calibri" w:hAnsi="Calibri" w:cs="Calibri"/>
          <w:sz w:val="22"/>
          <w:szCs w:val="22"/>
        </w:rPr>
        <w:t xml:space="preserve">At SILKSKIN, quality construction meets purposeful travel design. If you choose to </w:t>
      </w:r>
      <w:r w:rsidRPr="003B3A4C">
        <w:rPr>
          <w:rStyle w:val="Strong"/>
          <w:rFonts w:ascii="Calibri" w:eastAsiaTheme="majorEastAsia" w:hAnsi="Calibri" w:cs="Calibri"/>
          <w:b w:val="0"/>
          <w:sz w:val="22"/>
          <w:szCs w:val="22"/>
          <w:highlight w:val="yellow"/>
        </w:rPr>
        <w:t>buy leather travel accessories</w:t>
      </w:r>
      <w:r w:rsidRPr="003B3A4C">
        <w:rPr>
          <w:rFonts w:ascii="Calibri" w:hAnsi="Calibri" w:cs="Calibri"/>
          <w:sz w:val="22"/>
          <w:szCs w:val="22"/>
        </w:rPr>
        <w:t xml:space="preserve"> or explore </w:t>
      </w:r>
      <w:r w:rsidRPr="003B3A4C">
        <w:rPr>
          <w:rStyle w:val="Strong"/>
          <w:rFonts w:ascii="Calibri" w:eastAsiaTheme="majorEastAsia" w:hAnsi="Calibri" w:cs="Calibri"/>
          <w:b w:val="0"/>
          <w:sz w:val="22"/>
          <w:szCs w:val="22"/>
          <w:highlight w:val="yellow"/>
        </w:rPr>
        <w:t xml:space="preserve">leather travel bags </w:t>
      </w:r>
      <w:hyperlink r:id="rId45" w:history="1">
        <w:r w:rsidRPr="003B3A4C">
          <w:rPr>
            <w:rStyle w:val="Hyperlink"/>
            <w:rFonts w:ascii="Calibri" w:eastAsiaTheme="majorEastAsia" w:hAnsi="Calibri" w:cs="Calibri"/>
            <w:sz w:val="22"/>
            <w:szCs w:val="22"/>
            <w:highlight w:val="yellow"/>
          </w:rPr>
          <w:t>online</w:t>
        </w:r>
      </w:hyperlink>
      <w:r w:rsidRPr="003B3A4C">
        <w:rPr>
          <w:rFonts w:ascii="Calibri" w:hAnsi="Calibri" w:cs="Calibri"/>
          <w:sz w:val="22"/>
          <w:szCs w:val="22"/>
        </w:rPr>
        <w:t xml:space="preserve">, our collection offers reliable, refined, and thoughtfully structured leather pieces designed for life’s journeys in </w:t>
      </w:r>
      <w:r w:rsidRPr="003B3A4C">
        <w:rPr>
          <w:rStyle w:val="Strong"/>
          <w:rFonts w:ascii="Calibri" w:eastAsiaTheme="majorEastAsia" w:hAnsi="Calibri" w:cs="Calibri"/>
          <w:b w:val="0"/>
          <w:sz w:val="22"/>
          <w:szCs w:val="22"/>
        </w:rPr>
        <w:t>Pakistan</w:t>
      </w:r>
      <w:r w:rsidRPr="003B3A4C">
        <w:rPr>
          <w:rFonts w:ascii="Calibri" w:hAnsi="Calibri" w:cs="Calibri"/>
          <w:sz w:val="22"/>
          <w:szCs w:val="22"/>
        </w:rPr>
        <w:t>.</w:t>
      </w:r>
    </w:p>
    <w:p w14:paraId="0431E03A" w14:textId="33B822D2" w:rsidR="009003FA" w:rsidRDefault="009003FA" w:rsidP="00F154D4">
      <w:pPr>
        <w:rPr>
          <w:sz w:val="20"/>
          <w:szCs w:val="20"/>
        </w:rPr>
      </w:pPr>
      <w:r>
        <w:rPr>
          <w:sz w:val="20"/>
          <w:szCs w:val="20"/>
        </w:rPr>
        <w:br w:type="page"/>
      </w:r>
    </w:p>
    <w:p w14:paraId="6528FB9B" w14:textId="5126FF17" w:rsidR="009003FA" w:rsidRPr="00563D37" w:rsidRDefault="003C7336" w:rsidP="009003FA">
      <w:pPr>
        <w:rPr>
          <w:sz w:val="18"/>
          <w:szCs w:val="18"/>
        </w:rPr>
      </w:pPr>
      <w:hyperlink r:id="rId46" w:history="1">
        <w:r w:rsidRPr="002A3A6C">
          <w:rPr>
            <w:rStyle w:val="Hyperlink"/>
          </w:rPr>
          <w:t>https://silkskinonline.com/collections/gifts</w:t>
        </w:r>
      </w:hyperlink>
      <w:r>
        <w:t xml:space="preserve"> </w:t>
      </w:r>
    </w:p>
    <w:p w14:paraId="70495A73" w14:textId="77777777" w:rsidR="009003FA" w:rsidRPr="00563D37" w:rsidRDefault="009003FA" w:rsidP="00577130">
      <w:pPr>
        <w:spacing w:after="0"/>
        <w:rPr>
          <w:sz w:val="20"/>
          <w:szCs w:val="20"/>
        </w:rPr>
      </w:pPr>
      <w:r w:rsidRPr="00563D37">
        <w:rPr>
          <w:sz w:val="20"/>
          <w:szCs w:val="20"/>
        </w:rPr>
        <w:t>Targeted Keywords</w:t>
      </w:r>
    </w:p>
    <w:p w14:paraId="2007FD37" w14:textId="77777777" w:rsidR="003C7336" w:rsidRPr="003C7336" w:rsidRDefault="003C7336" w:rsidP="003C7336">
      <w:pPr>
        <w:pStyle w:val="ListParagraph"/>
        <w:numPr>
          <w:ilvl w:val="0"/>
          <w:numId w:val="1"/>
        </w:numPr>
        <w:rPr>
          <w:sz w:val="20"/>
          <w:szCs w:val="20"/>
        </w:rPr>
      </w:pPr>
      <w:r w:rsidRPr="003C7336">
        <w:rPr>
          <w:sz w:val="20"/>
          <w:szCs w:val="20"/>
        </w:rPr>
        <w:t>buy luxury leather gift sets online</w:t>
      </w:r>
    </w:p>
    <w:p w14:paraId="6D89DB0E" w14:textId="77777777" w:rsidR="003C7336" w:rsidRPr="003C7336" w:rsidRDefault="003C7336" w:rsidP="003C7336">
      <w:pPr>
        <w:pStyle w:val="ListParagraph"/>
        <w:numPr>
          <w:ilvl w:val="0"/>
          <w:numId w:val="1"/>
        </w:numPr>
        <w:rPr>
          <w:sz w:val="20"/>
          <w:szCs w:val="20"/>
        </w:rPr>
      </w:pPr>
      <w:r w:rsidRPr="003C7336">
        <w:rPr>
          <w:sz w:val="20"/>
          <w:szCs w:val="20"/>
        </w:rPr>
        <w:t>leather gifts for him online</w:t>
      </w:r>
    </w:p>
    <w:p w14:paraId="2C600A21" w14:textId="5CA58B24" w:rsidR="00AC2A85" w:rsidRPr="00563D37" w:rsidRDefault="003C7336" w:rsidP="003C7336">
      <w:pPr>
        <w:pStyle w:val="ListParagraph"/>
        <w:numPr>
          <w:ilvl w:val="0"/>
          <w:numId w:val="1"/>
        </w:numPr>
        <w:rPr>
          <w:sz w:val="18"/>
          <w:szCs w:val="18"/>
        </w:rPr>
      </w:pPr>
      <w:r w:rsidRPr="003C7336">
        <w:rPr>
          <w:sz w:val="20"/>
          <w:szCs w:val="20"/>
        </w:rPr>
        <w:t>leather gifts for her online</w:t>
      </w:r>
    </w:p>
    <w:p w14:paraId="4994785F" w14:textId="77777777" w:rsidR="009003FA" w:rsidRPr="00563D37" w:rsidRDefault="009003FA" w:rsidP="009003FA">
      <w:pPr>
        <w:pStyle w:val="Heading3"/>
        <w:shd w:val="clear" w:color="auto" w:fill="D9D9D9" w:themeFill="background1" w:themeFillShade="D9"/>
        <w:rPr>
          <w:sz w:val="20"/>
          <w:szCs w:val="22"/>
        </w:rPr>
      </w:pPr>
      <w:r w:rsidRPr="00563D37">
        <w:rPr>
          <w:sz w:val="20"/>
          <w:szCs w:val="22"/>
        </w:rPr>
        <w:t>Meta Tags</w:t>
      </w:r>
    </w:p>
    <w:p w14:paraId="5FDA9F4A" w14:textId="2872584D" w:rsidR="009003FA" w:rsidRPr="00563D37" w:rsidRDefault="009003FA" w:rsidP="009003FA">
      <w:pPr>
        <w:rPr>
          <w:sz w:val="20"/>
          <w:szCs w:val="20"/>
        </w:rPr>
      </w:pPr>
      <w:r w:rsidRPr="00563D37">
        <w:rPr>
          <w:b/>
          <w:bCs/>
          <w:sz w:val="20"/>
          <w:szCs w:val="20"/>
        </w:rPr>
        <w:t>Meta Title</w:t>
      </w:r>
      <w:r w:rsidRPr="00563D37">
        <w:rPr>
          <w:sz w:val="20"/>
          <w:szCs w:val="20"/>
        </w:rPr>
        <w:t xml:space="preserve">: </w:t>
      </w:r>
      <w:r w:rsidR="006B6F4D" w:rsidRPr="006B6F4D">
        <w:rPr>
          <w:sz w:val="20"/>
          <w:szCs w:val="20"/>
        </w:rPr>
        <w:t>Buy Luxury Leather Gift Sets | For Him | For Her- SILKSKIN</w:t>
      </w:r>
    </w:p>
    <w:p w14:paraId="611DBE5C" w14:textId="26C2D6D4" w:rsidR="009003FA" w:rsidRPr="00563D37" w:rsidRDefault="009003FA" w:rsidP="009003FA">
      <w:pPr>
        <w:rPr>
          <w:sz w:val="18"/>
          <w:szCs w:val="18"/>
        </w:rPr>
      </w:pPr>
      <w:r w:rsidRPr="00563D37">
        <w:rPr>
          <w:b/>
          <w:bCs/>
          <w:sz w:val="20"/>
          <w:szCs w:val="20"/>
        </w:rPr>
        <w:t>Meta Description</w:t>
      </w:r>
      <w:r w:rsidRPr="00563D37">
        <w:rPr>
          <w:sz w:val="20"/>
          <w:szCs w:val="20"/>
        </w:rPr>
        <w:t xml:space="preserve">: </w:t>
      </w:r>
      <w:r w:rsidR="005845A7" w:rsidRPr="005845A7">
        <w:rPr>
          <w:sz w:val="20"/>
          <w:szCs w:val="20"/>
        </w:rPr>
        <w:t>Shop SILKSKIN to buy luxury leather gift sets online, leather gifts for him online, and leather gifts for her online.</w:t>
      </w:r>
    </w:p>
    <w:p w14:paraId="4D1CBF84" w14:textId="77777777" w:rsidR="009003FA" w:rsidRPr="00563D37" w:rsidRDefault="009003FA" w:rsidP="009003FA">
      <w:pPr>
        <w:pStyle w:val="Heading3"/>
        <w:shd w:val="clear" w:color="auto" w:fill="D9D9D9" w:themeFill="background1" w:themeFillShade="D9"/>
        <w:rPr>
          <w:sz w:val="20"/>
          <w:szCs w:val="22"/>
        </w:rPr>
      </w:pPr>
      <w:r w:rsidRPr="00563D37">
        <w:rPr>
          <w:sz w:val="20"/>
          <w:szCs w:val="22"/>
        </w:rPr>
        <w:t>SEO Paragraphs</w:t>
      </w:r>
    </w:p>
    <w:p w14:paraId="61BD62B4" w14:textId="11768D81" w:rsidR="005845A7" w:rsidRDefault="005845A7" w:rsidP="005845A7">
      <w:pPr>
        <w:pStyle w:val="Heading1"/>
        <w:rPr>
          <w:rStyle w:val="Strong"/>
          <w:b/>
          <w:bCs/>
        </w:rPr>
      </w:pPr>
      <w:r w:rsidRPr="005845A7">
        <w:rPr>
          <w:rStyle w:val="Strong"/>
          <w:b/>
          <w:bCs/>
        </w:rPr>
        <w:t>Leather Gift Sets</w:t>
      </w:r>
    </w:p>
    <w:p w14:paraId="1109FE1F" w14:textId="06D37D1C" w:rsidR="00577130" w:rsidRPr="00577130" w:rsidRDefault="00577130" w:rsidP="00577130">
      <w:pPr>
        <w:pStyle w:val="Heading2"/>
        <w:rPr>
          <w:sz w:val="24"/>
          <w:szCs w:val="24"/>
        </w:rPr>
      </w:pPr>
      <w:r w:rsidRPr="00577130">
        <w:rPr>
          <w:rStyle w:val="Strong"/>
          <w:b/>
          <w:sz w:val="24"/>
          <w:szCs w:val="24"/>
        </w:rPr>
        <w:t>Buy Luxury Leather Gift Sets</w:t>
      </w:r>
      <w:r w:rsidR="00D06E25">
        <w:rPr>
          <w:rStyle w:val="Strong"/>
          <w:b/>
          <w:sz w:val="24"/>
          <w:szCs w:val="24"/>
        </w:rPr>
        <w:t xml:space="preserve"> in Pakistan</w:t>
      </w:r>
    </w:p>
    <w:p w14:paraId="398073E6" w14:textId="05733768" w:rsidR="005845A7" w:rsidRPr="00577130" w:rsidRDefault="005845A7" w:rsidP="005845A7">
      <w:pPr>
        <w:pStyle w:val="NormalWeb"/>
        <w:spacing w:before="0" w:beforeAutospacing="0"/>
        <w:rPr>
          <w:rFonts w:ascii="Calibri" w:hAnsi="Calibri" w:cs="Calibri"/>
          <w:sz w:val="22"/>
          <w:szCs w:val="22"/>
        </w:rPr>
      </w:pPr>
      <w:r w:rsidRPr="00577130">
        <w:rPr>
          <w:rFonts w:ascii="Calibri" w:hAnsi="Calibri" w:cs="Calibri"/>
          <w:sz w:val="22"/>
          <w:szCs w:val="22"/>
        </w:rPr>
        <w:t xml:space="preserve">When you want to </w:t>
      </w:r>
      <w:r w:rsidRPr="00577130">
        <w:rPr>
          <w:rStyle w:val="Strong"/>
          <w:rFonts w:ascii="Calibri" w:eastAsiaTheme="majorEastAsia" w:hAnsi="Calibri" w:cs="Calibri"/>
          <w:b w:val="0"/>
          <w:sz w:val="22"/>
          <w:szCs w:val="22"/>
          <w:highlight w:val="yellow"/>
        </w:rPr>
        <w:t>buy luxury leather gift sets online</w:t>
      </w:r>
      <w:r w:rsidRPr="00577130">
        <w:rPr>
          <w:rFonts w:ascii="Calibri" w:hAnsi="Calibri" w:cs="Calibri"/>
          <w:sz w:val="22"/>
          <w:szCs w:val="22"/>
        </w:rPr>
        <w:t xml:space="preserve"> that feel thoughtful, well</w:t>
      </w:r>
      <w:r w:rsidRPr="00577130">
        <w:rPr>
          <w:rFonts w:ascii="Calibri" w:hAnsi="Calibri" w:cs="Calibri"/>
          <w:sz w:val="22"/>
          <w:szCs w:val="22"/>
        </w:rPr>
        <w:noBreakHyphen/>
        <w:t xml:space="preserve">made, and practical, </w:t>
      </w:r>
      <w:hyperlink r:id="rId47" w:history="1">
        <w:r w:rsidRPr="00D06E25">
          <w:rPr>
            <w:rStyle w:val="Hyperlink"/>
            <w:rFonts w:ascii="Calibri" w:eastAsiaTheme="majorEastAsia" w:hAnsi="Calibri" w:cs="Calibri"/>
            <w:sz w:val="22"/>
            <w:szCs w:val="22"/>
          </w:rPr>
          <w:t>SILKSKIN</w:t>
        </w:r>
      </w:hyperlink>
      <w:r w:rsidRPr="00577130">
        <w:rPr>
          <w:rFonts w:ascii="Calibri" w:hAnsi="Calibri" w:cs="Calibri"/>
          <w:sz w:val="22"/>
          <w:szCs w:val="22"/>
        </w:rPr>
        <w:t xml:space="preserve"> brings together a curated selection designed to suit meaningful moments. Leather gifts are timeless — material that grows character with use, and accessories that accompany everyday life with purpose. From classic organizers to refined essentials, our gift collection offers reliable options for all kinds of occasions.</w:t>
      </w:r>
    </w:p>
    <w:p w14:paraId="3C2E57CD" w14:textId="1697611A" w:rsidR="005845A7" w:rsidRPr="00577130" w:rsidRDefault="00577130" w:rsidP="00577130">
      <w:r w:rsidRPr="00577130">
        <w:t xml:space="preserve">A thoughtful gift should be both useful and intentional. SILKSKIN’s curated </w:t>
      </w:r>
      <w:r w:rsidRPr="00FD62FC">
        <w:rPr>
          <w:highlight w:val="yellow"/>
        </w:rPr>
        <w:t xml:space="preserve">leather </w:t>
      </w:r>
      <w:hyperlink r:id="rId48" w:history="1">
        <w:r w:rsidRPr="00FD62FC">
          <w:rPr>
            <w:rStyle w:val="Hyperlink"/>
            <w:highlight w:val="yellow"/>
          </w:rPr>
          <w:t>gift sets</w:t>
        </w:r>
      </w:hyperlink>
      <w:r w:rsidRPr="00577130">
        <w:t xml:space="preserve"> combine quality materials, durable structure, and refined practicality to support everyday routines. Designed for lasting performance rather than decoration, each piece delivers dependable function, organized simplicity, and purposeful design without unnecessary bulk.</w:t>
      </w:r>
    </w:p>
    <w:p w14:paraId="58EB18B5" w14:textId="77777777" w:rsidR="005845A7" w:rsidRPr="00577130" w:rsidRDefault="005845A7" w:rsidP="00577130">
      <w:pPr>
        <w:pStyle w:val="Heading2"/>
        <w:rPr>
          <w:sz w:val="24"/>
          <w:szCs w:val="24"/>
        </w:rPr>
      </w:pPr>
      <w:r w:rsidRPr="00577130">
        <w:rPr>
          <w:rStyle w:val="Strong"/>
          <w:b/>
          <w:bCs w:val="0"/>
          <w:sz w:val="24"/>
          <w:szCs w:val="24"/>
        </w:rPr>
        <w:t>Leather Gifts for Him Online — Purposeful Everyday Essentials</w:t>
      </w:r>
    </w:p>
    <w:p w14:paraId="4E1FAB4C" w14:textId="77777777" w:rsidR="005845A7" w:rsidRPr="00577130" w:rsidRDefault="005845A7" w:rsidP="00577130">
      <w:pPr>
        <w:pStyle w:val="NormalWeb"/>
        <w:spacing w:before="0" w:beforeAutospacing="0" w:after="0" w:afterAutospacing="0"/>
        <w:rPr>
          <w:rFonts w:ascii="Calibri" w:hAnsi="Calibri" w:cs="Calibri"/>
          <w:sz w:val="22"/>
          <w:szCs w:val="22"/>
        </w:rPr>
      </w:pPr>
      <w:r w:rsidRPr="00577130">
        <w:rPr>
          <w:rFonts w:ascii="Calibri" w:hAnsi="Calibri" w:cs="Calibri"/>
          <w:sz w:val="22"/>
          <w:szCs w:val="22"/>
        </w:rPr>
        <w:t xml:space="preserve">Looking to </w:t>
      </w:r>
      <w:r w:rsidRPr="00577130">
        <w:rPr>
          <w:rStyle w:val="Strong"/>
          <w:rFonts w:ascii="Calibri" w:eastAsiaTheme="majorEastAsia" w:hAnsi="Calibri" w:cs="Calibri"/>
          <w:b w:val="0"/>
          <w:sz w:val="22"/>
          <w:szCs w:val="22"/>
          <w:highlight w:val="yellow"/>
        </w:rPr>
        <w:t>buy leather gifts for him online</w:t>
      </w:r>
      <w:r w:rsidRPr="00577130">
        <w:rPr>
          <w:rFonts w:ascii="Calibri" w:hAnsi="Calibri" w:cs="Calibri"/>
          <w:sz w:val="22"/>
          <w:szCs w:val="22"/>
        </w:rPr>
        <w:t>? SILKSKIN offers options that balance function and refined design, ideal for daily carry, commute, or organization. These gifts include:</w:t>
      </w:r>
    </w:p>
    <w:p w14:paraId="2FFB70C1" w14:textId="1EFFB058" w:rsidR="005845A7" w:rsidRPr="00577130" w:rsidRDefault="005845A7" w:rsidP="00577130">
      <w:pPr>
        <w:pStyle w:val="NormalWeb"/>
        <w:numPr>
          <w:ilvl w:val="0"/>
          <w:numId w:val="24"/>
        </w:numPr>
        <w:spacing w:before="0" w:beforeAutospacing="0"/>
        <w:rPr>
          <w:rFonts w:ascii="Calibri" w:hAnsi="Calibri" w:cs="Calibri"/>
          <w:sz w:val="22"/>
          <w:szCs w:val="22"/>
        </w:rPr>
      </w:pPr>
      <w:r w:rsidRPr="00577130">
        <w:rPr>
          <w:rFonts w:ascii="Calibri" w:hAnsi="Calibri" w:cs="Calibri"/>
          <w:sz w:val="22"/>
          <w:szCs w:val="22"/>
        </w:rPr>
        <w:t xml:space="preserve">Slim </w:t>
      </w:r>
      <w:hyperlink r:id="rId49" w:history="1">
        <w:r w:rsidRPr="00FD62FC">
          <w:rPr>
            <w:rStyle w:val="Hyperlink"/>
            <w:rFonts w:ascii="Calibri" w:hAnsi="Calibri" w:cs="Calibri"/>
            <w:sz w:val="22"/>
            <w:szCs w:val="22"/>
          </w:rPr>
          <w:t>card holders</w:t>
        </w:r>
      </w:hyperlink>
      <w:r w:rsidRPr="00577130">
        <w:rPr>
          <w:rFonts w:ascii="Calibri" w:hAnsi="Calibri" w:cs="Calibri"/>
          <w:sz w:val="22"/>
          <w:szCs w:val="22"/>
        </w:rPr>
        <w:t xml:space="preserve"> for everyday cards</w:t>
      </w:r>
    </w:p>
    <w:p w14:paraId="5C217667" w14:textId="77777777" w:rsidR="005845A7" w:rsidRPr="00577130" w:rsidRDefault="005845A7" w:rsidP="005845A7">
      <w:pPr>
        <w:pStyle w:val="NormalWeb"/>
        <w:numPr>
          <w:ilvl w:val="0"/>
          <w:numId w:val="24"/>
        </w:numPr>
        <w:rPr>
          <w:rFonts w:ascii="Calibri" w:hAnsi="Calibri" w:cs="Calibri"/>
          <w:sz w:val="22"/>
          <w:szCs w:val="22"/>
        </w:rPr>
      </w:pPr>
      <w:r w:rsidRPr="00577130">
        <w:rPr>
          <w:rFonts w:ascii="Calibri" w:hAnsi="Calibri" w:cs="Calibri"/>
          <w:sz w:val="22"/>
          <w:szCs w:val="22"/>
        </w:rPr>
        <w:t>Structured wallets with thoughtful compartments</w:t>
      </w:r>
    </w:p>
    <w:p w14:paraId="0AC8228A" w14:textId="77777777" w:rsidR="005845A7" w:rsidRPr="00577130" w:rsidRDefault="005845A7" w:rsidP="005845A7">
      <w:pPr>
        <w:pStyle w:val="NormalWeb"/>
        <w:numPr>
          <w:ilvl w:val="0"/>
          <w:numId w:val="24"/>
        </w:numPr>
        <w:rPr>
          <w:rFonts w:ascii="Calibri" w:hAnsi="Calibri" w:cs="Calibri"/>
          <w:sz w:val="22"/>
          <w:szCs w:val="22"/>
        </w:rPr>
      </w:pPr>
      <w:r w:rsidRPr="00577130">
        <w:rPr>
          <w:rFonts w:ascii="Calibri" w:hAnsi="Calibri" w:cs="Calibri"/>
          <w:sz w:val="22"/>
          <w:szCs w:val="22"/>
        </w:rPr>
        <w:t>Compact travel accessories that make frequent journeys easier</w:t>
      </w:r>
    </w:p>
    <w:p w14:paraId="3AE1C8CC" w14:textId="1091BAEA" w:rsidR="005845A7" w:rsidRPr="00577130" w:rsidRDefault="005845A7" w:rsidP="005845A7">
      <w:pPr>
        <w:pStyle w:val="NormalWeb"/>
        <w:numPr>
          <w:ilvl w:val="0"/>
          <w:numId w:val="24"/>
        </w:numPr>
        <w:rPr>
          <w:rFonts w:ascii="Calibri" w:hAnsi="Calibri" w:cs="Calibri"/>
          <w:sz w:val="22"/>
          <w:szCs w:val="22"/>
        </w:rPr>
      </w:pPr>
      <w:r w:rsidRPr="00577130">
        <w:rPr>
          <w:rFonts w:ascii="Calibri" w:hAnsi="Calibri" w:cs="Calibri"/>
          <w:sz w:val="22"/>
          <w:szCs w:val="22"/>
        </w:rPr>
        <w:t xml:space="preserve">Practical </w:t>
      </w:r>
      <w:hyperlink r:id="rId50" w:history="1">
        <w:r w:rsidRPr="00FD62FC">
          <w:rPr>
            <w:rStyle w:val="Hyperlink"/>
            <w:rFonts w:ascii="Calibri" w:hAnsi="Calibri" w:cs="Calibri"/>
            <w:sz w:val="22"/>
            <w:szCs w:val="22"/>
          </w:rPr>
          <w:t>key</w:t>
        </w:r>
      </w:hyperlink>
      <w:r w:rsidRPr="00577130">
        <w:rPr>
          <w:rFonts w:ascii="Calibri" w:hAnsi="Calibri" w:cs="Calibri"/>
          <w:sz w:val="22"/>
          <w:szCs w:val="22"/>
        </w:rPr>
        <w:t xml:space="preserve"> holders and small accessories</w:t>
      </w:r>
    </w:p>
    <w:p w14:paraId="0E5FD31E" w14:textId="21C02C4A" w:rsidR="005845A7" w:rsidRPr="00577130" w:rsidRDefault="005845A7" w:rsidP="005845A7">
      <w:pPr>
        <w:pStyle w:val="NormalWeb"/>
        <w:rPr>
          <w:rFonts w:ascii="Calibri" w:hAnsi="Calibri" w:cs="Calibri"/>
          <w:sz w:val="22"/>
          <w:szCs w:val="22"/>
        </w:rPr>
      </w:pPr>
      <w:r w:rsidRPr="00577130">
        <w:rPr>
          <w:rFonts w:ascii="Calibri" w:hAnsi="Calibri" w:cs="Calibri"/>
          <w:sz w:val="22"/>
          <w:szCs w:val="22"/>
        </w:rPr>
        <w:t xml:space="preserve">Each </w:t>
      </w:r>
      <w:r w:rsidR="00FD62FC">
        <w:rPr>
          <w:rFonts w:ascii="Calibri" w:hAnsi="Calibri" w:cs="Calibri"/>
          <w:sz w:val="22"/>
          <w:szCs w:val="22"/>
        </w:rPr>
        <w:t xml:space="preserve">item </w:t>
      </w:r>
      <w:r w:rsidRPr="00577130">
        <w:rPr>
          <w:rFonts w:ascii="Calibri" w:hAnsi="Calibri" w:cs="Calibri"/>
          <w:sz w:val="22"/>
          <w:szCs w:val="22"/>
        </w:rPr>
        <w:t>is crafted with strong, genuine materials that help deliver reliable performance day after day. SILKSKIN’s leather gifts for him are designed for usability</w:t>
      </w:r>
      <w:r w:rsidR="00BE0DE4">
        <w:rPr>
          <w:rFonts w:ascii="Calibri" w:hAnsi="Calibri" w:cs="Calibri"/>
          <w:sz w:val="22"/>
          <w:szCs w:val="22"/>
        </w:rPr>
        <w:t>.</w:t>
      </w:r>
    </w:p>
    <w:p w14:paraId="0D32E957" w14:textId="77777777" w:rsidR="005845A7" w:rsidRPr="00577130" w:rsidRDefault="005845A7" w:rsidP="00577130">
      <w:pPr>
        <w:pStyle w:val="Heading2"/>
        <w:rPr>
          <w:sz w:val="24"/>
          <w:szCs w:val="24"/>
        </w:rPr>
      </w:pPr>
      <w:r w:rsidRPr="00577130">
        <w:rPr>
          <w:rStyle w:val="Strong"/>
          <w:b/>
          <w:bCs w:val="0"/>
          <w:sz w:val="24"/>
          <w:szCs w:val="24"/>
        </w:rPr>
        <w:t>Leather Gifts for Her Online — Refined Everyday Choices</w:t>
      </w:r>
    </w:p>
    <w:p w14:paraId="752E6500" w14:textId="77777777" w:rsidR="005845A7" w:rsidRPr="00577130" w:rsidRDefault="005845A7" w:rsidP="00577130">
      <w:pPr>
        <w:pStyle w:val="NormalWeb"/>
        <w:spacing w:before="0" w:beforeAutospacing="0" w:after="0" w:afterAutospacing="0"/>
        <w:rPr>
          <w:rFonts w:ascii="Calibri" w:hAnsi="Calibri" w:cs="Calibri"/>
          <w:sz w:val="22"/>
          <w:szCs w:val="22"/>
        </w:rPr>
      </w:pPr>
      <w:r w:rsidRPr="00577130">
        <w:rPr>
          <w:rFonts w:ascii="Calibri" w:hAnsi="Calibri" w:cs="Calibri"/>
          <w:sz w:val="22"/>
          <w:szCs w:val="22"/>
        </w:rPr>
        <w:t xml:space="preserve">If you’re looking for </w:t>
      </w:r>
      <w:r w:rsidRPr="00577130">
        <w:rPr>
          <w:rStyle w:val="Strong"/>
          <w:rFonts w:ascii="Calibri" w:eastAsiaTheme="majorEastAsia" w:hAnsi="Calibri" w:cs="Calibri"/>
          <w:b w:val="0"/>
          <w:sz w:val="22"/>
          <w:szCs w:val="22"/>
          <w:highlight w:val="yellow"/>
        </w:rPr>
        <w:t>leather gifts for her online</w:t>
      </w:r>
      <w:r w:rsidRPr="00577130">
        <w:rPr>
          <w:rFonts w:ascii="Calibri" w:hAnsi="Calibri" w:cs="Calibri"/>
          <w:sz w:val="22"/>
          <w:szCs w:val="22"/>
        </w:rPr>
        <w:t>, SILKSKIN’s collection offers refined silhouettes that balance daily usability with thoughtful design. These include:</w:t>
      </w:r>
    </w:p>
    <w:p w14:paraId="0FE5AC43" w14:textId="6BFF1BF0" w:rsidR="005845A7" w:rsidRPr="00577130" w:rsidRDefault="005845A7" w:rsidP="00FD62FC">
      <w:pPr>
        <w:pStyle w:val="NormalWeb"/>
        <w:numPr>
          <w:ilvl w:val="0"/>
          <w:numId w:val="25"/>
        </w:numPr>
        <w:spacing w:before="0" w:beforeAutospacing="0"/>
        <w:rPr>
          <w:rFonts w:ascii="Calibri" w:hAnsi="Calibri" w:cs="Calibri"/>
          <w:sz w:val="22"/>
          <w:szCs w:val="22"/>
        </w:rPr>
      </w:pPr>
      <w:r w:rsidRPr="00577130">
        <w:rPr>
          <w:rFonts w:ascii="Calibri" w:hAnsi="Calibri" w:cs="Calibri"/>
          <w:sz w:val="22"/>
          <w:szCs w:val="22"/>
        </w:rPr>
        <w:t xml:space="preserve">Elegant </w:t>
      </w:r>
      <w:hyperlink r:id="rId51" w:history="1">
        <w:r w:rsidRPr="00FD62FC">
          <w:rPr>
            <w:rStyle w:val="Hyperlink"/>
            <w:rFonts w:ascii="Calibri" w:hAnsi="Calibri" w:cs="Calibri"/>
            <w:sz w:val="22"/>
            <w:szCs w:val="22"/>
          </w:rPr>
          <w:t>wallets</w:t>
        </w:r>
      </w:hyperlink>
      <w:r w:rsidRPr="00577130">
        <w:rPr>
          <w:rFonts w:ascii="Calibri" w:hAnsi="Calibri" w:cs="Calibri"/>
          <w:sz w:val="22"/>
          <w:szCs w:val="22"/>
        </w:rPr>
        <w:t xml:space="preserve"> and card organizers</w:t>
      </w:r>
    </w:p>
    <w:p w14:paraId="790E322B" w14:textId="77777777" w:rsidR="005845A7" w:rsidRPr="00577130" w:rsidRDefault="005845A7" w:rsidP="005845A7">
      <w:pPr>
        <w:pStyle w:val="NormalWeb"/>
        <w:numPr>
          <w:ilvl w:val="0"/>
          <w:numId w:val="25"/>
        </w:numPr>
        <w:rPr>
          <w:rFonts w:ascii="Calibri" w:hAnsi="Calibri" w:cs="Calibri"/>
          <w:sz w:val="22"/>
          <w:szCs w:val="22"/>
        </w:rPr>
      </w:pPr>
      <w:r w:rsidRPr="00577130">
        <w:rPr>
          <w:rFonts w:ascii="Calibri" w:hAnsi="Calibri" w:cs="Calibri"/>
          <w:sz w:val="22"/>
          <w:szCs w:val="22"/>
        </w:rPr>
        <w:t>Compact handbags and accessory pieces</w:t>
      </w:r>
    </w:p>
    <w:p w14:paraId="30A7A5CA" w14:textId="3902E99C" w:rsidR="005845A7" w:rsidRPr="00577130" w:rsidRDefault="005845A7" w:rsidP="005845A7">
      <w:pPr>
        <w:pStyle w:val="NormalWeb"/>
        <w:numPr>
          <w:ilvl w:val="0"/>
          <w:numId w:val="25"/>
        </w:numPr>
        <w:rPr>
          <w:rFonts w:ascii="Calibri" w:hAnsi="Calibri" w:cs="Calibri"/>
          <w:sz w:val="22"/>
          <w:szCs w:val="22"/>
        </w:rPr>
      </w:pPr>
      <w:r w:rsidRPr="00577130">
        <w:rPr>
          <w:rFonts w:ascii="Calibri" w:hAnsi="Calibri" w:cs="Calibri"/>
          <w:sz w:val="22"/>
          <w:szCs w:val="22"/>
        </w:rPr>
        <w:t xml:space="preserve">Practical </w:t>
      </w:r>
      <w:hyperlink r:id="rId52" w:history="1">
        <w:r w:rsidRPr="00FD62FC">
          <w:rPr>
            <w:rStyle w:val="Hyperlink"/>
            <w:rFonts w:ascii="Calibri" w:hAnsi="Calibri" w:cs="Calibri"/>
            <w:sz w:val="22"/>
            <w:szCs w:val="22"/>
          </w:rPr>
          <w:t>travel</w:t>
        </w:r>
      </w:hyperlink>
      <w:r w:rsidRPr="00577130">
        <w:rPr>
          <w:rFonts w:ascii="Calibri" w:hAnsi="Calibri" w:cs="Calibri"/>
          <w:sz w:val="22"/>
          <w:szCs w:val="22"/>
        </w:rPr>
        <w:t xml:space="preserve"> essentials</w:t>
      </w:r>
    </w:p>
    <w:p w14:paraId="2A900E20" w14:textId="77777777" w:rsidR="005845A7" w:rsidRPr="00577130" w:rsidRDefault="005845A7" w:rsidP="005845A7">
      <w:pPr>
        <w:pStyle w:val="NormalWeb"/>
        <w:numPr>
          <w:ilvl w:val="0"/>
          <w:numId w:val="25"/>
        </w:numPr>
        <w:rPr>
          <w:rFonts w:ascii="Calibri" w:hAnsi="Calibri" w:cs="Calibri"/>
          <w:sz w:val="22"/>
          <w:szCs w:val="22"/>
        </w:rPr>
      </w:pPr>
      <w:r w:rsidRPr="00577130">
        <w:rPr>
          <w:rFonts w:ascii="Calibri" w:hAnsi="Calibri" w:cs="Calibri"/>
          <w:sz w:val="22"/>
          <w:szCs w:val="22"/>
        </w:rPr>
        <w:t>Stylish yet functional everyday pieces</w:t>
      </w:r>
    </w:p>
    <w:p w14:paraId="3B2715A1" w14:textId="0FA70690" w:rsidR="00577130" w:rsidRDefault="005845A7" w:rsidP="005845A7">
      <w:pPr>
        <w:pStyle w:val="NormalWeb"/>
        <w:rPr>
          <w:rFonts w:ascii="Calibri" w:hAnsi="Calibri" w:cs="Calibri"/>
          <w:sz w:val="22"/>
          <w:szCs w:val="22"/>
        </w:rPr>
      </w:pPr>
      <w:r w:rsidRPr="00577130">
        <w:rPr>
          <w:rFonts w:ascii="Calibri" w:hAnsi="Calibri" w:cs="Calibri"/>
          <w:sz w:val="22"/>
          <w:szCs w:val="22"/>
        </w:rPr>
        <w:t xml:space="preserve">Every </w:t>
      </w:r>
      <w:r w:rsidR="00BE0DE4">
        <w:rPr>
          <w:rFonts w:ascii="Calibri" w:hAnsi="Calibri" w:cs="Calibri"/>
          <w:sz w:val="22"/>
          <w:szCs w:val="22"/>
        </w:rPr>
        <w:t xml:space="preserve">item </w:t>
      </w:r>
      <w:r w:rsidRPr="00577130">
        <w:rPr>
          <w:rFonts w:ascii="Calibri" w:hAnsi="Calibri" w:cs="Calibri"/>
          <w:sz w:val="22"/>
          <w:szCs w:val="22"/>
        </w:rPr>
        <w:t>reflects material integrity and thoughtful proportion. SILKSKIN’s leather gifts for her are grounded in everyday performance</w:t>
      </w:r>
      <w:r w:rsidR="00BE0DE4">
        <w:rPr>
          <w:rFonts w:ascii="Calibri" w:hAnsi="Calibri" w:cs="Calibri"/>
          <w:sz w:val="22"/>
          <w:szCs w:val="22"/>
        </w:rPr>
        <w:t>.</w:t>
      </w:r>
      <w:r w:rsidR="00577130">
        <w:rPr>
          <w:rFonts w:ascii="Calibri" w:hAnsi="Calibri" w:cs="Calibri"/>
          <w:sz w:val="22"/>
          <w:szCs w:val="22"/>
        </w:rPr>
        <w:t xml:space="preserve"> </w:t>
      </w:r>
    </w:p>
    <w:p w14:paraId="664C4F1C" w14:textId="2745C86F" w:rsidR="005845A7" w:rsidRPr="00577130" w:rsidRDefault="00577130" w:rsidP="005845A7">
      <w:pPr>
        <w:pStyle w:val="NormalWeb"/>
        <w:rPr>
          <w:rFonts w:ascii="Calibri" w:hAnsi="Calibri" w:cs="Calibri"/>
          <w:sz w:val="22"/>
          <w:szCs w:val="22"/>
        </w:rPr>
      </w:pPr>
      <w:r>
        <w:rPr>
          <w:rFonts w:ascii="Calibri" w:hAnsi="Calibri" w:cs="Calibri"/>
          <w:sz w:val="22"/>
          <w:szCs w:val="22"/>
        </w:rPr>
        <w:t>F</w:t>
      </w:r>
      <w:r w:rsidR="005845A7" w:rsidRPr="00577130">
        <w:rPr>
          <w:rFonts w:ascii="Calibri" w:hAnsi="Calibri" w:cs="Calibri"/>
          <w:sz w:val="22"/>
          <w:szCs w:val="22"/>
        </w:rPr>
        <w:t>ind curated choices that reflect reliable construction and purposeful usability for everyday life.</w:t>
      </w:r>
    </w:p>
    <w:p w14:paraId="3C0EF8B0" w14:textId="177849F4" w:rsidR="00FF5B40" w:rsidRPr="00DC4512" w:rsidRDefault="00FF5B40" w:rsidP="00DC4512">
      <w:pPr>
        <w:rPr>
          <w:sz w:val="20"/>
          <w:szCs w:val="20"/>
        </w:rPr>
      </w:pPr>
    </w:p>
    <w:p w14:paraId="0CF7D182" w14:textId="753A4D8D" w:rsidR="003C7336" w:rsidRPr="00563D37" w:rsidRDefault="003C7336" w:rsidP="003C7336">
      <w:pPr>
        <w:rPr>
          <w:sz w:val="18"/>
          <w:szCs w:val="18"/>
        </w:rPr>
      </w:pPr>
      <w:hyperlink r:id="rId53" w:history="1">
        <w:r w:rsidRPr="002A3A6C">
          <w:rPr>
            <w:rStyle w:val="Hyperlink"/>
          </w:rPr>
          <w:t>https://silkskinonline.com/pages/corporate-gifting</w:t>
        </w:r>
      </w:hyperlink>
      <w:r>
        <w:t xml:space="preserve"> </w:t>
      </w:r>
    </w:p>
    <w:p w14:paraId="1A2D27B2" w14:textId="77777777" w:rsidR="003C7336" w:rsidRPr="00563D37" w:rsidRDefault="003C7336" w:rsidP="003C7336">
      <w:pPr>
        <w:rPr>
          <w:sz w:val="20"/>
          <w:szCs w:val="20"/>
        </w:rPr>
      </w:pPr>
      <w:r w:rsidRPr="00563D37">
        <w:rPr>
          <w:sz w:val="20"/>
          <w:szCs w:val="20"/>
        </w:rPr>
        <w:t>Targeted Keywords</w:t>
      </w:r>
    </w:p>
    <w:p w14:paraId="6983BF5F" w14:textId="77777777" w:rsidR="003C7336" w:rsidRPr="003C7336" w:rsidRDefault="003C7336" w:rsidP="003C7336">
      <w:pPr>
        <w:pStyle w:val="ListParagraph"/>
        <w:numPr>
          <w:ilvl w:val="0"/>
          <w:numId w:val="1"/>
        </w:numPr>
        <w:rPr>
          <w:sz w:val="20"/>
          <w:szCs w:val="20"/>
        </w:rPr>
      </w:pPr>
      <w:r w:rsidRPr="003C7336">
        <w:rPr>
          <w:sz w:val="20"/>
          <w:szCs w:val="20"/>
        </w:rPr>
        <w:t>order corporate gifts online</w:t>
      </w:r>
    </w:p>
    <w:p w14:paraId="7E518616" w14:textId="77777777" w:rsidR="003C7336" w:rsidRPr="003C7336" w:rsidRDefault="003C7336" w:rsidP="003C7336">
      <w:pPr>
        <w:pStyle w:val="ListParagraph"/>
        <w:numPr>
          <w:ilvl w:val="0"/>
          <w:numId w:val="1"/>
        </w:numPr>
        <w:rPr>
          <w:sz w:val="20"/>
          <w:szCs w:val="20"/>
        </w:rPr>
      </w:pPr>
      <w:r w:rsidRPr="003C7336">
        <w:rPr>
          <w:sz w:val="20"/>
          <w:szCs w:val="20"/>
        </w:rPr>
        <w:t>buy leather corporate gift sets</w:t>
      </w:r>
    </w:p>
    <w:p w14:paraId="6BC1868E" w14:textId="1891ED62" w:rsidR="003C7336" w:rsidRPr="00563D37" w:rsidRDefault="003C7336" w:rsidP="003C7336">
      <w:pPr>
        <w:pStyle w:val="ListParagraph"/>
        <w:numPr>
          <w:ilvl w:val="0"/>
          <w:numId w:val="1"/>
        </w:numPr>
        <w:rPr>
          <w:sz w:val="18"/>
          <w:szCs w:val="18"/>
        </w:rPr>
      </w:pPr>
      <w:r w:rsidRPr="003C7336">
        <w:rPr>
          <w:sz w:val="20"/>
          <w:szCs w:val="20"/>
        </w:rPr>
        <w:t>customized corporate gifting</w:t>
      </w:r>
    </w:p>
    <w:p w14:paraId="7A53F3B0" w14:textId="77777777" w:rsidR="003C7336" w:rsidRPr="00563D37" w:rsidRDefault="003C7336" w:rsidP="003C7336">
      <w:pPr>
        <w:pStyle w:val="Heading3"/>
        <w:shd w:val="clear" w:color="auto" w:fill="D9D9D9" w:themeFill="background1" w:themeFillShade="D9"/>
        <w:rPr>
          <w:sz w:val="20"/>
          <w:szCs w:val="22"/>
        </w:rPr>
      </w:pPr>
      <w:r w:rsidRPr="00563D37">
        <w:rPr>
          <w:sz w:val="20"/>
          <w:szCs w:val="22"/>
        </w:rPr>
        <w:t>Meta Tags</w:t>
      </w:r>
    </w:p>
    <w:p w14:paraId="01B89BC1" w14:textId="122E4D3E" w:rsidR="003C7336" w:rsidRPr="00563D37" w:rsidRDefault="003C7336" w:rsidP="003C7336">
      <w:pPr>
        <w:rPr>
          <w:sz w:val="20"/>
          <w:szCs w:val="20"/>
        </w:rPr>
      </w:pPr>
      <w:r w:rsidRPr="00563D37">
        <w:rPr>
          <w:b/>
          <w:bCs/>
          <w:sz w:val="20"/>
          <w:szCs w:val="20"/>
        </w:rPr>
        <w:t>Meta Title</w:t>
      </w:r>
      <w:r w:rsidRPr="00563D37">
        <w:rPr>
          <w:sz w:val="20"/>
          <w:szCs w:val="20"/>
        </w:rPr>
        <w:t xml:space="preserve">: </w:t>
      </w:r>
      <w:ins w:id="163" w:author="Hassan Nadeem &lt;US ARL MSG EM&gt;" w:date="2026-02-24T22:29:00Z">
        <w:r w:rsidR="00A42AC6" w:rsidRPr="00A42AC6">
          <w:t>Distinguished Leather Corporate Gifting | SILKSKIN</w:t>
        </w:r>
      </w:ins>
      <w:del w:id="164" w:author="Hassan Nadeem &lt;US ARL MSG EM&gt;" w:date="2026-02-24T22:29:00Z" w16du:dateUtc="2026-02-25T03:29:00Z">
        <w:r w:rsidR="00645E3B" w:rsidRPr="00645E3B" w:rsidDel="00A42AC6">
          <w:delText>Order Leather Corporate Gift Sets | Customized Gifting- SILKSKIN</w:delText>
        </w:r>
      </w:del>
    </w:p>
    <w:p w14:paraId="223BF57C" w14:textId="23854CF9" w:rsidR="003C7336" w:rsidRPr="005845A7" w:rsidRDefault="003C7336" w:rsidP="003C7336">
      <w:pPr>
        <w:rPr>
          <w:b/>
          <w:sz w:val="18"/>
          <w:szCs w:val="18"/>
        </w:rPr>
      </w:pPr>
      <w:r w:rsidRPr="00563D37">
        <w:rPr>
          <w:b/>
          <w:bCs/>
          <w:sz w:val="20"/>
          <w:szCs w:val="20"/>
        </w:rPr>
        <w:t>Meta Description</w:t>
      </w:r>
      <w:r w:rsidRPr="00563D37">
        <w:rPr>
          <w:sz w:val="20"/>
          <w:szCs w:val="20"/>
        </w:rPr>
        <w:t xml:space="preserve">: </w:t>
      </w:r>
      <w:ins w:id="165" w:author="Hassan Nadeem &lt;US ARL MSG EM&gt;" w:date="2026-02-24T17:20:00Z">
        <w:r w:rsidR="006C7D6E" w:rsidRPr="006C7D6E">
          <w:rPr>
            <w:sz w:val="20"/>
            <w:szCs w:val="20"/>
          </w:rPr>
          <w:t xml:space="preserve">Elevate your professional relationships with bespoke leather gift sets. Explore customized corporate gifting options crafted with material integrity and purpose. </w:t>
        </w:r>
      </w:ins>
      <w:del w:id="166" w:author="Hassan Nadeem &lt;US ARL MSG EM&gt;" w:date="2026-02-24T17:20:00Z" w16du:dateUtc="2026-02-24T22:20:00Z">
        <w:r w:rsidR="005845A7" w:rsidRPr="005845A7" w:rsidDel="006C7D6E">
          <w:rPr>
            <w:rStyle w:val="Strong"/>
            <w:b w:val="0"/>
          </w:rPr>
          <w:delText>SILKSKIN</w:delText>
        </w:r>
        <w:r w:rsidR="005845A7" w:rsidRPr="005845A7" w:rsidDel="006C7D6E">
          <w:rPr>
            <w:b/>
          </w:rPr>
          <w:delText xml:space="preserve"> </w:delText>
        </w:r>
        <w:r w:rsidR="005845A7" w:rsidRPr="005845A7" w:rsidDel="006C7D6E">
          <w:delText>helps you</w:delText>
        </w:r>
        <w:r w:rsidR="005845A7" w:rsidRPr="005845A7" w:rsidDel="006C7D6E">
          <w:rPr>
            <w:b/>
          </w:rPr>
          <w:delText xml:space="preserve"> </w:delText>
        </w:r>
        <w:r w:rsidR="005845A7" w:rsidRPr="005845A7" w:rsidDel="006C7D6E">
          <w:rPr>
            <w:rStyle w:val="Strong"/>
            <w:b w:val="0"/>
          </w:rPr>
          <w:delText>order corporate gifts online</w:delText>
        </w:r>
        <w:r w:rsidR="005845A7" w:rsidRPr="005845A7" w:rsidDel="006C7D6E">
          <w:rPr>
            <w:b/>
          </w:rPr>
          <w:delText xml:space="preserve">, </w:delText>
        </w:r>
        <w:r w:rsidR="005845A7" w:rsidRPr="005845A7" w:rsidDel="006C7D6E">
          <w:rPr>
            <w:rStyle w:val="Strong"/>
            <w:b w:val="0"/>
          </w:rPr>
          <w:delText>buy leather corporate gift sets</w:delText>
        </w:r>
        <w:r w:rsidR="005845A7" w:rsidRPr="005845A7" w:rsidDel="006C7D6E">
          <w:rPr>
            <w:b/>
          </w:rPr>
          <w:delText xml:space="preserve">, </w:delText>
        </w:r>
        <w:r w:rsidR="005845A7" w:rsidRPr="005845A7" w:rsidDel="006C7D6E">
          <w:delText>and explore</w:delText>
        </w:r>
        <w:r w:rsidR="005845A7" w:rsidRPr="005845A7" w:rsidDel="006C7D6E">
          <w:rPr>
            <w:b/>
          </w:rPr>
          <w:delText xml:space="preserve"> </w:delText>
        </w:r>
        <w:r w:rsidR="005845A7" w:rsidRPr="005845A7" w:rsidDel="006C7D6E">
          <w:rPr>
            <w:rStyle w:val="Strong"/>
            <w:b w:val="0"/>
          </w:rPr>
          <w:delText>customized corporate gifting</w:delText>
        </w:r>
        <w:r w:rsidR="005845A7" w:rsidRPr="005845A7" w:rsidDel="006C7D6E">
          <w:rPr>
            <w:b/>
          </w:rPr>
          <w:delText>.</w:delText>
        </w:r>
      </w:del>
    </w:p>
    <w:p w14:paraId="71455CA1" w14:textId="77777777" w:rsidR="003C7336" w:rsidRPr="00563D37" w:rsidRDefault="003C7336" w:rsidP="003C7336">
      <w:pPr>
        <w:pStyle w:val="Heading3"/>
        <w:shd w:val="clear" w:color="auto" w:fill="D9D9D9" w:themeFill="background1" w:themeFillShade="D9"/>
        <w:rPr>
          <w:sz w:val="20"/>
          <w:szCs w:val="22"/>
        </w:rPr>
      </w:pPr>
      <w:r w:rsidRPr="00563D37">
        <w:rPr>
          <w:sz w:val="20"/>
          <w:szCs w:val="22"/>
        </w:rPr>
        <w:t>SEO Paragraphs</w:t>
      </w:r>
    </w:p>
    <w:p w14:paraId="114DF6B8" w14:textId="640994BC" w:rsidR="005845A7" w:rsidRDefault="005845A7" w:rsidP="005845A7">
      <w:pPr>
        <w:pStyle w:val="Heading1"/>
        <w:rPr>
          <w:rStyle w:val="Strong"/>
          <w:b/>
          <w:bCs/>
        </w:rPr>
      </w:pPr>
      <w:r w:rsidRPr="005845A7">
        <w:rPr>
          <w:rStyle w:val="Strong"/>
          <w:b/>
          <w:bCs/>
        </w:rPr>
        <w:t>Corporate Gift</w:t>
      </w:r>
      <w:r w:rsidR="005734F4">
        <w:rPr>
          <w:rStyle w:val="Strong"/>
          <w:b/>
          <w:bCs/>
        </w:rPr>
        <w:t xml:space="preserve"> Sets</w:t>
      </w:r>
    </w:p>
    <w:p w14:paraId="0634E8C6" w14:textId="36D2AFF3" w:rsidR="005734F4" w:rsidRPr="005734F4" w:rsidRDefault="005734F4" w:rsidP="005734F4">
      <w:pPr>
        <w:pStyle w:val="Heading2"/>
        <w:rPr>
          <w:sz w:val="24"/>
          <w:szCs w:val="24"/>
        </w:rPr>
      </w:pPr>
      <w:r w:rsidRPr="005734F4">
        <w:rPr>
          <w:rStyle w:val="Strong"/>
          <w:b/>
          <w:sz w:val="24"/>
          <w:szCs w:val="24"/>
        </w:rPr>
        <w:t>Order Corporate Gifts Online with SILKSKIN</w:t>
      </w:r>
    </w:p>
    <w:p w14:paraId="76FE987A" w14:textId="6FCC60D0" w:rsidR="005845A7" w:rsidRPr="005845A7" w:rsidRDefault="005845A7" w:rsidP="005845A7">
      <w:pPr>
        <w:pStyle w:val="NormalWeb"/>
        <w:spacing w:before="0" w:beforeAutospacing="0"/>
        <w:rPr>
          <w:rFonts w:ascii="Calibri" w:hAnsi="Calibri" w:cs="Calibri"/>
        </w:rPr>
      </w:pPr>
      <w:r w:rsidRPr="005734F4">
        <w:rPr>
          <w:rFonts w:ascii="Calibri" w:hAnsi="Calibri" w:cs="Calibri"/>
          <w:sz w:val="22"/>
          <w:szCs w:val="22"/>
        </w:rPr>
        <w:t xml:space="preserve">When you choose to </w:t>
      </w:r>
      <w:r w:rsidRPr="005734F4">
        <w:rPr>
          <w:rStyle w:val="Strong"/>
          <w:rFonts w:ascii="Calibri" w:eastAsiaTheme="majorEastAsia" w:hAnsi="Calibri" w:cs="Calibri"/>
          <w:b w:val="0"/>
          <w:sz w:val="22"/>
          <w:szCs w:val="22"/>
          <w:highlight w:val="yellow"/>
        </w:rPr>
        <w:t>order corporate gifts online</w:t>
      </w:r>
      <w:r w:rsidRPr="005734F4">
        <w:rPr>
          <w:rFonts w:ascii="Calibri" w:hAnsi="Calibri" w:cs="Calibri"/>
          <w:sz w:val="22"/>
          <w:szCs w:val="22"/>
        </w:rPr>
        <w:t xml:space="preserve">, you want pieces that feel purposeful, refined, and crafted with quality that’s reliable every day. At </w:t>
      </w:r>
      <w:hyperlink r:id="rId54" w:history="1">
        <w:r w:rsidRPr="005734F4">
          <w:rPr>
            <w:rStyle w:val="Hyperlink"/>
            <w:rFonts w:ascii="Calibri" w:eastAsiaTheme="majorEastAsia" w:hAnsi="Calibri" w:cs="Calibri"/>
            <w:sz w:val="22"/>
            <w:szCs w:val="22"/>
            <w:highlight w:val="yellow"/>
          </w:rPr>
          <w:t>SILKSKIN</w:t>
        </w:r>
      </w:hyperlink>
      <w:r w:rsidRPr="005734F4">
        <w:rPr>
          <w:rFonts w:ascii="Calibri" w:hAnsi="Calibri" w:cs="Calibri"/>
          <w:sz w:val="22"/>
          <w:szCs w:val="22"/>
        </w:rPr>
        <w:t>, our corporate gifting options are thoughtfully selected to bring together dependable leather essentials — gifts that feel intentional without overstated presentation. Designed for everyday use and built with lasting materials, these options make corporate gifting simple, meaningful, and practical.</w:t>
      </w:r>
    </w:p>
    <w:p w14:paraId="35EB4959" w14:textId="77777777" w:rsidR="005734F4" w:rsidRPr="005734F4" w:rsidRDefault="005734F4" w:rsidP="005734F4">
      <w:r w:rsidRPr="005734F4">
        <w:t>Corporate gifts should be useful, memorable, and grounded in material integrity. SILKSKIN offers refined leather pieces designed to keep essentials organized across daily routines, professional settings, and travel. Each item reflects thoughtful structure, balanced proportions, and clean design that feels natural in hand.</w:t>
      </w:r>
    </w:p>
    <w:p w14:paraId="5803012A" w14:textId="6DEB8FF8" w:rsidR="005845A7" w:rsidRPr="005734F4" w:rsidRDefault="005734F4" w:rsidP="005734F4">
      <w:hyperlink r:id="rId55" w:history="1">
        <w:r w:rsidRPr="005734F4">
          <w:rPr>
            <w:rStyle w:val="Hyperlink"/>
          </w:rPr>
          <w:t>Choosing</w:t>
        </w:r>
      </w:hyperlink>
      <w:r w:rsidRPr="005734F4">
        <w:t xml:space="preserve"> the right </w:t>
      </w:r>
      <w:r w:rsidRPr="005734F4">
        <w:rPr>
          <w:highlight w:val="yellow"/>
        </w:rPr>
        <w:t>corporate gift</w:t>
      </w:r>
      <w:r w:rsidRPr="005734F4">
        <w:t xml:space="preserve"> is about reliability and purpose. Rather than overly decorative details, SILKSKIN focuses on durable materials and practical function—creating leather goods that align seamlessly with everyday use while conveying considered appreciation.</w:t>
      </w:r>
    </w:p>
    <w:p w14:paraId="06508758" w14:textId="5E0CBE38" w:rsidR="005845A7" w:rsidRPr="005734F4" w:rsidRDefault="005845A7" w:rsidP="005734F4">
      <w:pPr>
        <w:pStyle w:val="Heading2"/>
        <w:rPr>
          <w:sz w:val="24"/>
          <w:szCs w:val="24"/>
        </w:rPr>
      </w:pPr>
      <w:r w:rsidRPr="005734F4">
        <w:rPr>
          <w:rStyle w:val="Strong"/>
          <w:b/>
          <w:bCs w:val="0"/>
          <w:sz w:val="24"/>
          <w:szCs w:val="24"/>
        </w:rPr>
        <w:t xml:space="preserve">Buy </w:t>
      </w:r>
      <w:r w:rsidR="005734F4">
        <w:rPr>
          <w:rStyle w:val="Strong"/>
          <w:b/>
          <w:bCs w:val="0"/>
          <w:sz w:val="24"/>
          <w:szCs w:val="24"/>
        </w:rPr>
        <w:t xml:space="preserve">Practical and Refined </w:t>
      </w:r>
      <w:r w:rsidRPr="005734F4">
        <w:rPr>
          <w:rStyle w:val="Strong"/>
          <w:b/>
          <w:bCs w:val="0"/>
          <w:sz w:val="24"/>
          <w:szCs w:val="24"/>
        </w:rPr>
        <w:t>Choices</w:t>
      </w:r>
    </w:p>
    <w:p w14:paraId="5A6501B3" w14:textId="77777777" w:rsidR="005845A7" w:rsidRPr="005734F4" w:rsidRDefault="005845A7" w:rsidP="005845A7">
      <w:pPr>
        <w:pStyle w:val="NormalWeb"/>
        <w:spacing w:before="0" w:beforeAutospacing="0"/>
        <w:rPr>
          <w:rFonts w:ascii="Calibri" w:hAnsi="Calibri" w:cs="Calibri"/>
          <w:sz w:val="22"/>
          <w:szCs w:val="22"/>
        </w:rPr>
      </w:pPr>
      <w:r w:rsidRPr="005734F4">
        <w:rPr>
          <w:rFonts w:ascii="Calibri" w:hAnsi="Calibri" w:cs="Calibri"/>
          <w:sz w:val="22"/>
          <w:szCs w:val="22"/>
        </w:rPr>
        <w:t xml:space="preserve">If you’re ready to </w:t>
      </w:r>
      <w:r w:rsidRPr="005734F4">
        <w:rPr>
          <w:rStyle w:val="Strong"/>
          <w:rFonts w:ascii="Calibri" w:eastAsiaTheme="majorEastAsia" w:hAnsi="Calibri" w:cs="Calibri"/>
          <w:b w:val="0"/>
          <w:sz w:val="22"/>
          <w:szCs w:val="22"/>
          <w:highlight w:val="yellow"/>
        </w:rPr>
        <w:t>buy leather corporate gift sets</w:t>
      </w:r>
      <w:r w:rsidRPr="005734F4">
        <w:rPr>
          <w:rFonts w:ascii="Calibri" w:hAnsi="Calibri" w:cs="Calibri"/>
          <w:sz w:val="22"/>
          <w:szCs w:val="22"/>
        </w:rPr>
        <w:t xml:space="preserve"> that feel dependable and well</w:t>
      </w:r>
      <w:r w:rsidRPr="005734F4">
        <w:rPr>
          <w:rFonts w:ascii="Calibri" w:hAnsi="Calibri" w:cs="Calibri"/>
          <w:sz w:val="22"/>
          <w:szCs w:val="22"/>
        </w:rPr>
        <w:noBreakHyphen/>
        <w:t>considered, SILKSKIN offers curated options designed to meet professional gifting needs. Our leather sets are built to perform daily — crafted from carefully chosen hides with reinforced construction for long</w:t>
      </w:r>
      <w:r w:rsidRPr="005734F4">
        <w:rPr>
          <w:rFonts w:ascii="Calibri" w:hAnsi="Calibri" w:cs="Calibri"/>
          <w:sz w:val="22"/>
          <w:szCs w:val="22"/>
        </w:rPr>
        <w:noBreakHyphen/>
        <w:t>term use.</w:t>
      </w:r>
    </w:p>
    <w:p w14:paraId="6FFF1BD9" w14:textId="77777777" w:rsidR="005845A7" w:rsidRPr="005734F4" w:rsidRDefault="005845A7" w:rsidP="005734F4">
      <w:pPr>
        <w:pStyle w:val="NormalWeb"/>
        <w:spacing w:after="0" w:afterAutospacing="0"/>
        <w:rPr>
          <w:rFonts w:ascii="Calibri" w:hAnsi="Calibri" w:cs="Calibri"/>
          <w:sz w:val="20"/>
          <w:szCs w:val="20"/>
        </w:rPr>
      </w:pPr>
      <w:r w:rsidRPr="005734F4">
        <w:rPr>
          <w:rFonts w:ascii="Calibri" w:hAnsi="Calibri" w:cs="Calibri"/>
          <w:sz w:val="22"/>
          <w:szCs w:val="22"/>
        </w:rPr>
        <w:t>These corporate gift sets include items such as:</w:t>
      </w:r>
    </w:p>
    <w:p w14:paraId="28DC3C49" w14:textId="77777777" w:rsidR="005845A7" w:rsidRPr="005734F4" w:rsidRDefault="005845A7" w:rsidP="005734F4">
      <w:pPr>
        <w:pStyle w:val="NormalWeb"/>
        <w:numPr>
          <w:ilvl w:val="0"/>
          <w:numId w:val="26"/>
        </w:numPr>
        <w:spacing w:before="240" w:beforeAutospacing="0" w:after="0" w:afterAutospacing="0"/>
        <w:rPr>
          <w:rFonts w:ascii="Calibri" w:hAnsi="Calibri" w:cs="Calibri"/>
          <w:sz w:val="22"/>
          <w:szCs w:val="22"/>
        </w:rPr>
      </w:pPr>
      <w:r w:rsidRPr="005734F4">
        <w:rPr>
          <w:rFonts w:ascii="Calibri" w:hAnsi="Calibri" w:cs="Calibri"/>
          <w:sz w:val="22"/>
          <w:szCs w:val="22"/>
        </w:rPr>
        <w:t>Structured wallets and card holders</w:t>
      </w:r>
    </w:p>
    <w:p w14:paraId="240177F1" w14:textId="77777777" w:rsidR="005845A7" w:rsidRPr="005734F4" w:rsidRDefault="005845A7" w:rsidP="005845A7">
      <w:pPr>
        <w:pStyle w:val="NormalWeb"/>
        <w:numPr>
          <w:ilvl w:val="0"/>
          <w:numId w:val="26"/>
        </w:numPr>
        <w:rPr>
          <w:rFonts w:ascii="Calibri" w:hAnsi="Calibri" w:cs="Calibri"/>
          <w:sz w:val="22"/>
          <w:szCs w:val="22"/>
        </w:rPr>
      </w:pPr>
      <w:r w:rsidRPr="005734F4">
        <w:rPr>
          <w:rFonts w:ascii="Calibri" w:hAnsi="Calibri" w:cs="Calibri"/>
          <w:sz w:val="22"/>
          <w:szCs w:val="22"/>
        </w:rPr>
        <w:t>Travel essentials for on</w:t>
      </w:r>
      <w:r w:rsidRPr="005734F4">
        <w:rPr>
          <w:rFonts w:ascii="Calibri" w:hAnsi="Calibri" w:cs="Calibri"/>
          <w:sz w:val="22"/>
          <w:szCs w:val="22"/>
        </w:rPr>
        <w:noBreakHyphen/>
        <w:t>the</w:t>
      </w:r>
      <w:r w:rsidRPr="005734F4">
        <w:rPr>
          <w:rFonts w:ascii="Calibri" w:hAnsi="Calibri" w:cs="Calibri"/>
          <w:sz w:val="22"/>
          <w:szCs w:val="22"/>
        </w:rPr>
        <w:noBreakHyphen/>
        <w:t>go organization</w:t>
      </w:r>
    </w:p>
    <w:p w14:paraId="67630D99" w14:textId="77777777" w:rsidR="005845A7" w:rsidRPr="005734F4" w:rsidRDefault="005845A7" w:rsidP="005845A7">
      <w:pPr>
        <w:pStyle w:val="NormalWeb"/>
        <w:numPr>
          <w:ilvl w:val="0"/>
          <w:numId w:val="26"/>
        </w:numPr>
        <w:rPr>
          <w:rFonts w:ascii="Calibri" w:hAnsi="Calibri" w:cs="Calibri"/>
          <w:sz w:val="22"/>
          <w:szCs w:val="22"/>
        </w:rPr>
      </w:pPr>
      <w:r w:rsidRPr="005734F4">
        <w:rPr>
          <w:rFonts w:ascii="Calibri" w:hAnsi="Calibri" w:cs="Calibri"/>
          <w:sz w:val="22"/>
          <w:szCs w:val="22"/>
        </w:rPr>
        <w:t>Everyday accessories with clear purpose</w:t>
      </w:r>
    </w:p>
    <w:p w14:paraId="3F8983FF" w14:textId="77777777" w:rsidR="005845A7" w:rsidRPr="005734F4" w:rsidRDefault="005845A7" w:rsidP="005734F4">
      <w:pPr>
        <w:pStyle w:val="Heading2"/>
        <w:rPr>
          <w:sz w:val="24"/>
          <w:szCs w:val="24"/>
        </w:rPr>
      </w:pPr>
      <w:r w:rsidRPr="005734F4">
        <w:rPr>
          <w:rStyle w:val="Strong"/>
          <w:b/>
          <w:bCs w:val="0"/>
          <w:sz w:val="24"/>
          <w:szCs w:val="24"/>
        </w:rPr>
        <w:t>Customized Corporate Gifting — Tailored Options that Reflect Purpose</w:t>
      </w:r>
    </w:p>
    <w:p w14:paraId="19999C2A" w14:textId="77777777" w:rsidR="005845A7" w:rsidRPr="005734F4" w:rsidRDefault="005845A7" w:rsidP="005845A7">
      <w:pPr>
        <w:pStyle w:val="NormalWeb"/>
        <w:spacing w:before="0" w:beforeAutospacing="0"/>
        <w:rPr>
          <w:rFonts w:ascii="Calibri" w:hAnsi="Calibri" w:cs="Calibri"/>
          <w:sz w:val="22"/>
          <w:szCs w:val="22"/>
        </w:rPr>
      </w:pPr>
      <w:r w:rsidRPr="005734F4">
        <w:rPr>
          <w:rFonts w:ascii="Calibri" w:hAnsi="Calibri" w:cs="Calibri"/>
          <w:sz w:val="22"/>
          <w:szCs w:val="22"/>
        </w:rPr>
        <w:t xml:space="preserve">For situations where personalization enhances the gifting experience, SILKSKIN offers </w:t>
      </w:r>
      <w:r w:rsidRPr="005734F4">
        <w:rPr>
          <w:rStyle w:val="Strong"/>
          <w:rFonts w:ascii="Calibri" w:eastAsiaTheme="majorEastAsia" w:hAnsi="Calibri" w:cs="Calibri"/>
          <w:b w:val="0"/>
          <w:sz w:val="22"/>
          <w:szCs w:val="22"/>
          <w:highlight w:val="yellow"/>
        </w:rPr>
        <w:t>customized corporate gifting</w:t>
      </w:r>
      <w:r w:rsidRPr="005734F4">
        <w:rPr>
          <w:rFonts w:ascii="Calibri" w:hAnsi="Calibri" w:cs="Calibri"/>
          <w:sz w:val="22"/>
          <w:szCs w:val="22"/>
        </w:rPr>
        <w:t xml:space="preserve"> options that allow thoughtful tailoring of selections. Customized choices help align gifts with brand identity, event themes, or recipient preferences — all while maintaining the same commitment to material quality and purposeful design.</w:t>
      </w:r>
    </w:p>
    <w:p w14:paraId="0906D46B" w14:textId="794D2B40" w:rsidR="002E4AB5" w:rsidRPr="005734F4" w:rsidRDefault="005845A7" w:rsidP="005734F4">
      <w:pPr>
        <w:pStyle w:val="NormalWeb"/>
        <w:rPr>
          <w:rFonts w:ascii="Calibri" w:hAnsi="Calibri" w:cs="Calibri"/>
          <w:sz w:val="22"/>
          <w:szCs w:val="22"/>
        </w:rPr>
      </w:pPr>
      <w:r w:rsidRPr="005734F4">
        <w:rPr>
          <w:rFonts w:ascii="Calibri" w:hAnsi="Calibri" w:cs="Calibri"/>
          <w:sz w:val="22"/>
          <w:szCs w:val="22"/>
        </w:rPr>
        <w:lastRenderedPageBreak/>
        <w:t xml:space="preserve">Whether it involves specific product combinations or curated sets, our </w:t>
      </w:r>
      <w:hyperlink r:id="rId56" w:history="1">
        <w:r w:rsidRPr="005734F4">
          <w:rPr>
            <w:rStyle w:val="Hyperlink"/>
            <w:rFonts w:ascii="Calibri" w:hAnsi="Calibri" w:cs="Calibri"/>
            <w:sz w:val="22"/>
            <w:szCs w:val="22"/>
            <w:highlight w:val="yellow"/>
          </w:rPr>
          <w:t>customized</w:t>
        </w:r>
      </w:hyperlink>
      <w:r w:rsidRPr="005734F4">
        <w:rPr>
          <w:rFonts w:ascii="Calibri" w:hAnsi="Calibri" w:cs="Calibri"/>
          <w:sz w:val="22"/>
          <w:szCs w:val="22"/>
          <w:highlight w:val="yellow"/>
        </w:rPr>
        <w:t xml:space="preserve"> corporate gifting</w:t>
      </w:r>
      <w:r w:rsidRPr="005734F4">
        <w:rPr>
          <w:rFonts w:ascii="Calibri" w:hAnsi="Calibri" w:cs="Calibri"/>
          <w:sz w:val="22"/>
          <w:szCs w:val="22"/>
        </w:rPr>
        <w:t xml:space="preserve"> approach ensures that gifts feel meaningful and practical.</w:t>
      </w:r>
    </w:p>
    <w:sectPr w:rsidR="002E4AB5" w:rsidRPr="005734F4" w:rsidSect="00953062">
      <w:pgSz w:w="12240" w:h="15840"/>
      <w:pgMar w:top="450" w:right="144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Hassan Nadeem &lt;US ARL MSG EM&gt;" w:date="2026-02-24T10:33:00Z" w:initials="HN">
    <w:p w14:paraId="556794F7" w14:textId="77777777" w:rsidR="00B367DC" w:rsidRDefault="00B367DC" w:rsidP="00B367DC">
      <w:pPr>
        <w:pStyle w:val="CommentText"/>
      </w:pPr>
      <w:r>
        <w:rPr>
          <w:rStyle w:val="CommentReference"/>
        </w:rPr>
        <w:annotationRef/>
      </w:r>
      <w:r>
        <w:t xml:space="preserve">SILKSKIN | Artisan Leather Goods &amp; Timeless Essentials in Pakistan </w:t>
      </w:r>
    </w:p>
  </w:comment>
  <w:comment w:id="25" w:author="Hassan Nadeem &lt;US ARL MSG EM&gt;" w:date="2026-02-24T10:35:00Z" w:initials="HN">
    <w:p w14:paraId="5DBFC02D" w14:textId="77777777" w:rsidR="00B367DC" w:rsidRDefault="00B367DC" w:rsidP="00B367DC">
      <w:pPr>
        <w:pStyle w:val="CommentText"/>
      </w:pPr>
      <w:r>
        <w:rPr>
          <w:rStyle w:val="CommentReference"/>
        </w:rPr>
        <w:annotationRef/>
      </w:r>
      <w:r>
        <w:t>“Experience the art of leather. From handcrafted card holders to executive laptop bags, discover SILKSKIN’s collection of premium, full-grain essentials. Shop the heritage of craftsmanship in Pakistan.”</w:t>
      </w:r>
      <w:r>
        <w:br/>
        <w:t xml:space="preserve">Adding sensory words for stronger CTA </w:t>
      </w:r>
    </w:p>
  </w:comment>
  <w:comment w:id="26" w:author="Hassan Nadeem &lt;US ARL MSG EM&gt;" w:date="2026-02-24T10:41:00Z" w:initials="HN">
    <w:p w14:paraId="11E3A7F0" w14:textId="77777777" w:rsidR="00B367DC" w:rsidRDefault="00B367DC" w:rsidP="00B367DC">
      <w:pPr>
        <w:pStyle w:val="CommentText"/>
      </w:pPr>
      <w:r>
        <w:rPr>
          <w:rStyle w:val="CommentReference"/>
        </w:rPr>
        <w:annotationRef/>
      </w:r>
      <w:r>
        <w:t xml:space="preserve">SILKSKIN: The Intersection of Heritage Craft and Modern Utility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794F7" w15:done="0"/>
  <w15:commentEx w15:paraId="5DBFC02D" w15:done="0"/>
  <w15:commentEx w15:paraId="11E3A7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874A3" w16cex:dateUtc="2026-02-24T15:33:00Z"/>
  <w16cex:commentExtensible w16cex:durableId="2341C6C7" w16cex:dateUtc="2026-02-24T15:35:00Z"/>
  <w16cex:commentExtensible w16cex:durableId="23661478" w16cex:dateUtc="2026-02-24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794F7" w16cid:durableId="287874A3"/>
  <w16cid:commentId w16cid:paraId="5DBFC02D" w16cid:durableId="2341C6C7"/>
  <w16cid:commentId w16cid:paraId="11E3A7F0" w16cid:durableId="236614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2FB"/>
    <w:multiLevelType w:val="multilevel"/>
    <w:tmpl w:val="142C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D3897"/>
    <w:multiLevelType w:val="multilevel"/>
    <w:tmpl w:val="6DC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227BC"/>
    <w:multiLevelType w:val="hybridMultilevel"/>
    <w:tmpl w:val="3366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84F1E"/>
    <w:multiLevelType w:val="multilevel"/>
    <w:tmpl w:val="F7E4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208BB"/>
    <w:multiLevelType w:val="multilevel"/>
    <w:tmpl w:val="6018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9769A"/>
    <w:multiLevelType w:val="multilevel"/>
    <w:tmpl w:val="6C12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81DD8"/>
    <w:multiLevelType w:val="multilevel"/>
    <w:tmpl w:val="5E5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46E48"/>
    <w:multiLevelType w:val="multilevel"/>
    <w:tmpl w:val="015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E0B0D"/>
    <w:multiLevelType w:val="multilevel"/>
    <w:tmpl w:val="3A4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D3E96"/>
    <w:multiLevelType w:val="multilevel"/>
    <w:tmpl w:val="7EF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D186C"/>
    <w:multiLevelType w:val="hybridMultilevel"/>
    <w:tmpl w:val="2186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714B80"/>
    <w:multiLevelType w:val="multilevel"/>
    <w:tmpl w:val="6928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712F8"/>
    <w:multiLevelType w:val="multilevel"/>
    <w:tmpl w:val="E0E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926E0"/>
    <w:multiLevelType w:val="hybridMultilevel"/>
    <w:tmpl w:val="13866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E539EB"/>
    <w:multiLevelType w:val="multilevel"/>
    <w:tmpl w:val="385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63AC6"/>
    <w:multiLevelType w:val="hybridMultilevel"/>
    <w:tmpl w:val="DCA0A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CB5E7D"/>
    <w:multiLevelType w:val="multilevel"/>
    <w:tmpl w:val="5CB4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55AC0"/>
    <w:multiLevelType w:val="multilevel"/>
    <w:tmpl w:val="6EE4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C38C3"/>
    <w:multiLevelType w:val="hybridMultilevel"/>
    <w:tmpl w:val="9B0A5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3C4A8B"/>
    <w:multiLevelType w:val="multilevel"/>
    <w:tmpl w:val="1B6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C6FB9"/>
    <w:multiLevelType w:val="multilevel"/>
    <w:tmpl w:val="9F04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34CD9"/>
    <w:multiLevelType w:val="multilevel"/>
    <w:tmpl w:val="EED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A5247"/>
    <w:multiLevelType w:val="multilevel"/>
    <w:tmpl w:val="83AA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05C14"/>
    <w:multiLevelType w:val="multilevel"/>
    <w:tmpl w:val="51C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03225"/>
    <w:multiLevelType w:val="multilevel"/>
    <w:tmpl w:val="D9D8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4762E"/>
    <w:multiLevelType w:val="multilevel"/>
    <w:tmpl w:val="4812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559148">
    <w:abstractNumId w:val="13"/>
  </w:num>
  <w:num w:numId="2" w16cid:durableId="323514638">
    <w:abstractNumId w:val="0"/>
  </w:num>
  <w:num w:numId="3" w16cid:durableId="1531452877">
    <w:abstractNumId w:val="23"/>
  </w:num>
  <w:num w:numId="4" w16cid:durableId="1875575888">
    <w:abstractNumId w:val="14"/>
  </w:num>
  <w:num w:numId="5" w16cid:durableId="297035529">
    <w:abstractNumId w:val="3"/>
  </w:num>
  <w:num w:numId="6" w16cid:durableId="955019826">
    <w:abstractNumId w:val="1"/>
  </w:num>
  <w:num w:numId="7" w16cid:durableId="1753551581">
    <w:abstractNumId w:val="4"/>
  </w:num>
  <w:num w:numId="8" w16cid:durableId="1734230629">
    <w:abstractNumId w:val="24"/>
  </w:num>
  <w:num w:numId="9" w16cid:durableId="1131896424">
    <w:abstractNumId w:val="6"/>
  </w:num>
  <w:num w:numId="10" w16cid:durableId="749546762">
    <w:abstractNumId w:val="21"/>
  </w:num>
  <w:num w:numId="11" w16cid:durableId="2075463967">
    <w:abstractNumId w:val="18"/>
  </w:num>
  <w:num w:numId="12" w16cid:durableId="1140197475">
    <w:abstractNumId w:val="16"/>
  </w:num>
  <w:num w:numId="13" w16cid:durableId="1857963782">
    <w:abstractNumId w:val="2"/>
  </w:num>
  <w:num w:numId="14" w16cid:durableId="1594240538">
    <w:abstractNumId w:val="5"/>
  </w:num>
  <w:num w:numId="15" w16cid:durableId="707686734">
    <w:abstractNumId w:val="15"/>
  </w:num>
  <w:num w:numId="16" w16cid:durableId="2081099606">
    <w:abstractNumId w:val="17"/>
  </w:num>
  <w:num w:numId="17" w16cid:durableId="1539010149">
    <w:abstractNumId w:val="10"/>
  </w:num>
  <w:num w:numId="18" w16cid:durableId="35812280">
    <w:abstractNumId w:val="22"/>
  </w:num>
  <w:num w:numId="19" w16cid:durableId="378432152">
    <w:abstractNumId w:val="9"/>
  </w:num>
  <w:num w:numId="20" w16cid:durableId="1396009797">
    <w:abstractNumId w:val="8"/>
  </w:num>
  <w:num w:numId="21" w16cid:durableId="2062291114">
    <w:abstractNumId w:val="19"/>
  </w:num>
  <w:num w:numId="22" w16cid:durableId="20209941">
    <w:abstractNumId w:val="11"/>
  </w:num>
  <w:num w:numId="23" w16cid:durableId="1857964934">
    <w:abstractNumId w:val="12"/>
  </w:num>
  <w:num w:numId="24" w16cid:durableId="774636262">
    <w:abstractNumId w:val="7"/>
  </w:num>
  <w:num w:numId="25" w16cid:durableId="905412053">
    <w:abstractNumId w:val="25"/>
  </w:num>
  <w:num w:numId="26" w16cid:durableId="204957325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ssan nadeem">
    <w15:presenceInfo w15:providerId="Windows Live" w15:userId="da16052d7779c1e8"/>
  </w15:person>
  <w15:person w15:author="Hassan Nadeem &lt;US ARL MSG EM&gt;">
    <w15:presenceInfo w15:providerId="AD" w15:userId="S::hassan.nadeem@fluenceenergy.com::076555c7-a1ea-40c8-a16a-d934a7865e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0A"/>
    <w:rsid w:val="0000120E"/>
    <w:rsid w:val="00020649"/>
    <w:rsid w:val="00027EAA"/>
    <w:rsid w:val="00033590"/>
    <w:rsid w:val="0005136A"/>
    <w:rsid w:val="000650C5"/>
    <w:rsid w:val="00080A00"/>
    <w:rsid w:val="00091820"/>
    <w:rsid w:val="000C00DC"/>
    <w:rsid w:val="00104FCC"/>
    <w:rsid w:val="00116EB3"/>
    <w:rsid w:val="0011725A"/>
    <w:rsid w:val="0013474C"/>
    <w:rsid w:val="00134AC5"/>
    <w:rsid w:val="00153814"/>
    <w:rsid w:val="00184BDF"/>
    <w:rsid w:val="001B663C"/>
    <w:rsid w:val="001E2CAE"/>
    <w:rsid w:val="002425D3"/>
    <w:rsid w:val="002431E2"/>
    <w:rsid w:val="00247E10"/>
    <w:rsid w:val="00263C38"/>
    <w:rsid w:val="00271C8B"/>
    <w:rsid w:val="002741B7"/>
    <w:rsid w:val="00282711"/>
    <w:rsid w:val="00292B7E"/>
    <w:rsid w:val="002D404E"/>
    <w:rsid w:val="002E4AB5"/>
    <w:rsid w:val="002E7380"/>
    <w:rsid w:val="002F5132"/>
    <w:rsid w:val="002F5A13"/>
    <w:rsid w:val="0030401F"/>
    <w:rsid w:val="003110F7"/>
    <w:rsid w:val="00324510"/>
    <w:rsid w:val="00335EB4"/>
    <w:rsid w:val="00350B46"/>
    <w:rsid w:val="00350EC8"/>
    <w:rsid w:val="003727EA"/>
    <w:rsid w:val="003937D5"/>
    <w:rsid w:val="00394D15"/>
    <w:rsid w:val="003A0E66"/>
    <w:rsid w:val="003B3A4C"/>
    <w:rsid w:val="003C7336"/>
    <w:rsid w:val="003D1EF8"/>
    <w:rsid w:val="003E577B"/>
    <w:rsid w:val="004118D2"/>
    <w:rsid w:val="004141BE"/>
    <w:rsid w:val="00417F8C"/>
    <w:rsid w:val="004363CD"/>
    <w:rsid w:val="00451241"/>
    <w:rsid w:val="0048326C"/>
    <w:rsid w:val="004D31FD"/>
    <w:rsid w:val="004E48D3"/>
    <w:rsid w:val="00501738"/>
    <w:rsid w:val="00502AF6"/>
    <w:rsid w:val="00541743"/>
    <w:rsid w:val="00551F82"/>
    <w:rsid w:val="00563D37"/>
    <w:rsid w:val="005734F4"/>
    <w:rsid w:val="00577130"/>
    <w:rsid w:val="005845A7"/>
    <w:rsid w:val="005B6ED2"/>
    <w:rsid w:val="005C60CF"/>
    <w:rsid w:val="005E1805"/>
    <w:rsid w:val="005F3D0A"/>
    <w:rsid w:val="006000E0"/>
    <w:rsid w:val="0061000B"/>
    <w:rsid w:val="00620EBA"/>
    <w:rsid w:val="00643036"/>
    <w:rsid w:val="00645E3B"/>
    <w:rsid w:val="006633C3"/>
    <w:rsid w:val="00663A36"/>
    <w:rsid w:val="0067197D"/>
    <w:rsid w:val="006B6F4D"/>
    <w:rsid w:val="006C168E"/>
    <w:rsid w:val="006C7D6E"/>
    <w:rsid w:val="006E66C2"/>
    <w:rsid w:val="006F06E8"/>
    <w:rsid w:val="00720B2C"/>
    <w:rsid w:val="00737002"/>
    <w:rsid w:val="00757819"/>
    <w:rsid w:val="007A0C61"/>
    <w:rsid w:val="007A1B35"/>
    <w:rsid w:val="007A2955"/>
    <w:rsid w:val="007B0432"/>
    <w:rsid w:val="007B0937"/>
    <w:rsid w:val="007E38F9"/>
    <w:rsid w:val="007E59DF"/>
    <w:rsid w:val="00807F87"/>
    <w:rsid w:val="008358E3"/>
    <w:rsid w:val="00845527"/>
    <w:rsid w:val="00863738"/>
    <w:rsid w:val="00876805"/>
    <w:rsid w:val="00887B38"/>
    <w:rsid w:val="00896377"/>
    <w:rsid w:val="008A74AE"/>
    <w:rsid w:val="008A77A4"/>
    <w:rsid w:val="008B3B07"/>
    <w:rsid w:val="008B4C6F"/>
    <w:rsid w:val="008B7C2D"/>
    <w:rsid w:val="008D7E6A"/>
    <w:rsid w:val="008E1D88"/>
    <w:rsid w:val="009003FA"/>
    <w:rsid w:val="00915634"/>
    <w:rsid w:val="00915F56"/>
    <w:rsid w:val="00917F50"/>
    <w:rsid w:val="0094058B"/>
    <w:rsid w:val="00953062"/>
    <w:rsid w:val="00956E6E"/>
    <w:rsid w:val="009573C8"/>
    <w:rsid w:val="00981D58"/>
    <w:rsid w:val="009C6616"/>
    <w:rsid w:val="009D6F65"/>
    <w:rsid w:val="009E10A7"/>
    <w:rsid w:val="009E6A9B"/>
    <w:rsid w:val="00A26449"/>
    <w:rsid w:val="00A42AC6"/>
    <w:rsid w:val="00A81B09"/>
    <w:rsid w:val="00AA1DFC"/>
    <w:rsid w:val="00AC2A85"/>
    <w:rsid w:val="00AC60E4"/>
    <w:rsid w:val="00AD3248"/>
    <w:rsid w:val="00AE5C2C"/>
    <w:rsid w:val="00AF0DCB"/>
    <w:rsid w:val="00AF12EB"/>
    <w:rsid w:val="00AF558E"/>
    <w:rsid w:val="00B17948"/>
    <w:rsid w:val="00B246EE"/>
    <w:rsid w:val="00B2723F"/>
    <w:rsid w:val="00B367DC"/>
    <w:rsid w:val="00B4102F"/>
    <w:rsid w:val="00B462D5"/>
    <w:rsid w:val="00B62FBB"/>
    <w:rsid w:val="00B64E04"/>
    <w:rsid w:val="00B748A7"/>
    <w:rsid w:val="00B76448"/>
    <w:rsid w:val="00BA430F"/>
    <w:rsid w:val="00BC5A64"/>
    <w:rsid w:val="00BE0DE4"/>
    <w:rsid w:val="00BE53F3"/>
    <w:rsid w:val="00BE6B31"/>
    <w:rsid w:val="00BF24B7"/>
    <w:rsid w:val="00BF34B8"/>
    <w:rsid w:val="00C21526"/>
    <w:rsid w:val="00C31603"/>
    <w:rsid w:val="00C33518"/>
    <w:rsid w:val="00C3569B"/>
    <w:rsid w:val="00C4017A"/>
    <w:rsid w:val="00C62036"/>
    <w:rsid w:val="00C72F23"/>
    <w:rsid w:val="00C85722"/>
    <w:rsid w:val="00CA0DED"/>
    <w:rsid w:val="00CA4F84"/>
    <w:rsid w:val="00CA519D"/>
    <w:rsid w:val="00CD16C1"/>
    <w:rsid w:val="00CE65AB"/>
    <w:rsid w:val="00D06045"/>
    <w:rsid w:val="00D067FE"/>
    <w:rsid w:val="00D06E25"/>
    <w:rsid w:val="00D16FEF"/>
    <w:rsid w:val="00D47216"/>
    <w:rsid w:val="00D6114C"/>
    <w:rsid w:val="00D66E77"/>
    <w:rsid w:val="00D71C7D"/>
    <w:rsid w:val="00D77042"/>
    <w:rsid w:val="00D91154"/>
    <w:rsid w:val="00DC4512"/>
    <w:rsid w:val="00DD06D7"/>
    <w:rsid w:val="00DD31C2"/>
    <w:rsid w:val="00DE619B"/>
    <w:rsid w:val="00DE6794"/>
    <w:rsid w:val="00DF2AC4"/>
    <w:rsid w:val="00DF5DA6"/>
    <w:rsid w:val="00DF6188"/>
    <w:rsid w:val="00E01F63"/>
    <w:rsid w:val="00E169F6"/>
    <w:rsid w:val="00E2205A"/>
    <w:rsid w:val="00E22CA7"/>
    <w:rsid w:val="00E265F4"/>
    <w:rsid w:val="00E31709"/>
    <w:rsid w:val="00E35EDD"/>
    <w:rsid w:val="00E45151"/>
    <w:rsid w:val="00E51B0B"/>
    <w:rsid w:val="00E52F87"/>
    <w:rsid w:val="00E65C98"/>
    <w:rsid w:val="00E94D26"/>
    <w:rsid w:val="00EC0BBB"/>
    <w:rsid w:val="00EC486E"/>
    <w:rsid w:val="00ED79E9"/>
    <w:rsid w:val="00F05C6A"/>
    <w:rsid w:val="00F11CAB"/>
    <w:rsid w:val="00F154D4"/>
    <w:rsid w:val="00F16385"/>
    <w:rsid w:val="00F4141F"/>
    <w:rsid w:val="00F702D8"/>
    <w:rsid w:val="00F72580"/>
    <w:rsid w:val="00F90219"/>
    <w:rsid w:val="00FD62FC"/>
    <w:rsid w:val="00FF4809"/>
    <w:rsid w:val="00FF5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C498"/>
  <w15:docId w15:val="{541B4FD6-C080-4B23-98A8-A2633A06E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22"/>
    <w:rPr>
      <w:rFonts w:ascii="Calibri" w:hAnsi="Calibri"/>
    </w:rPr>
  </w:style>
  <w:style w:type="paragraph" w:styleId="Heading1">
    <w:name w:val="heading 1"/>
    <w:basedOn w:val="Normal"/>
    <w:next w:val="Normal"/>
    <w:link w:val="Heading1Char"/>
    <w:autoRedefine/>
    <w:uiPriority w:val="9"/>
    <w:qFormat/>
    <w:rsid w:val="00E265F4"/>
    <w:pPr>
      <w:keepNext/>
      <w:keepLines/>
      <w:spacing w:after="0" w:line="276" w:lineRule="auto"/>
      <w:outlineLvl w:val="0"/>
    </w:pPr>
    <w:rPr>
      <w:rFonts w:eastAsiaTheme="majorEastAsia" w:cs="Calibri"/>
      <w:b/>
      <w:bCs/>
      <w:color w:val="0E2841" w:themeColor="text2"/>
      <w:sz w:val="32"/>
      <w:szCs w:val="28"/>
    </w:rPr>
  </w:style>
  <w:style w:type="paragraph" w:styleId="Heading2">
    <w:name w:val="heading 2"/>
    <w:basedOn w:val="Normal"/>
    <w:next w:val="Normal"/>
    <w:link w:val="Heading2Char"/>
    <w:uiPriority w:val="9"/>
    <w:unhideWhenUsed/>
    <w:qFormat/>
    <w:rsid w:val="00E265F4"/>
    <w:pPr>
      <w:keepNext/>
      <w:keepLines/>
      <w:spacing w:before="40" w:after="0"/>
      <w:outlineLvl w:val="1"/>
    </w:pPr>
    <w:rPr>
      <w:rFonts w:ascii="Aptos Display" w:eastAsiaTheme="majorEastAsia" w:hAnsi="Aptos Display" w:cstheme="majorBidi"/>
      <w:b/>
      <w:color w:val="0E2841" w:themeColor="text2"/>
      <w:sz w:val="28"/>
      <w:szCs w:val="26"/>
    </w:rPr>
  </w:style>
  <w:style w:type="paragraph" w:styleId="Heading3">
    <w:name w:val="heading 3"/>
    <w:basedOn w:val="Normal"/>
    <w:next w:val="Normal"/>
    <w:link w:val="Heading3Char"/>
    <w:uiPriority w:val="9"/>
    <w:unhideWhenUsed/>
    <w:qFormat/>
    <w:rsid w:val="00501738"/>
    <w:pPr>
      <w:keepNext/>
      <w:keepLines/>
      <w:spacing w:before="160" w:after="80"/>
      <w:outlineLvl w:val="2"/>
    </w:pPr>
    <w:rPr>
      <w:rFonts w:asciiTheme="minorHAnsi" w:eastAsiaTheme="majorEastAsia" w:hAnsiTheme="minorHAnsi"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5F3D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3D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3D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3D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3D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3D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5F4"/>
    <w:rPr>
      <w:rFonts w:ascii="Calibri" w:eastAsiaTheme="majorEastAsia" w:hAnsi="Calibri" w:cs="Calibri"/>
      <w:b/>
      <w:bCs/>
      <w:color w:val="0E2841" w:themeColor="text2"/>
      <w:sz w:val="32"/>
      <w:szCs w:val="28"/>
    </w:rPr>
  </w:style>
  <w:style w:type="character" w:customStyle="1" w:styleId="Heading2Char">
    <w:name w:val="Heading 2 Char"/>
    <w:basedOn w:val="DefaultParagraphFont"/>
    <w:link w:val="Heading2"/>
    <w:uiPriority w:val="9"/>
    <w:rsid w:val="00E265F4"/>
    <w:rPr>
      <w:rFonts w:ascii="Aptos Display" w:eastAsiaTheme="majorEastAsia" w:hAnsi="Aptos Display" w:cstheme="majorBidi"/>
      <w:b/>
      <w:color w:val="0E2841" w:themeColor="text2"/>
      <w:sz w:val="28"/>
      <w:szCs w:val="26"/>
    </w:rPr>
  </w:style>
  <w:style w:type="character" w:customStyle="1" w:styleId="Heading3Char">
    <w:name w:val="Heading 3 Char"/>
    <w:basedOn w:val="DefaultParagraphFont"/>
    <w:link w:val="Heading3"/>
    <w:uiPriority w:val="9"/>
    <w:rsid w:val="00501738"/>
    <w:rPr>
      <w:rFonts w:eastAsiaTheme="majorEastAsia" w:cstheme="majorBidi"/>
      <w:color w:val="0F4761" w:themeColor="accent1" w:themeShade="BF"/>
      <w:sz w:val="24"/>
      <w:szCs w:val="28"/>
    </w:rPr>
  </w:style>
  <w:style w:type="character" w:customStyle="1" w:styleId="Heading4Char">
    <w:name w:val="Heading 4 Char"/>
    <w:basedOn w:val="DefaultParagraphFont"/>
    <w:link w:val="Heading4"/>
    <w:uiPriority w:val="9"/>
    <w:semiHidden/>
    <w:rsid w:val="005F3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0A"/>
    <w:rPr>
      <w:rFonts w:eastAsiaTheme="majorEastAsia" w:cstheme="majorBidi"/>
      <w:color w:val="272727" w:themeColor="text1" w:themeTint="D8"/>
    </w:rPr>
  </w:style>
  <w:style w:type="paragraph" w:styleId="Title">
    <w:name w:val="Title"/>
    <w:basedOn w:val="Normal"/>
    <w:next w:val="Normal"/>
    <w:link w:val="TitleChar"/>
    <w:uiPriority w:val="10"/>
    <w:qFormat/>
    <w:rsid w:val="005F3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0A"/>
    <w:pPr>
      <w:spacing w:before="160"/>
      <w:jc w:val="center"/>
    </w:pPr>
    <w:rPr>
      <w:i/>
      <w:iCs/>
      <w:color w:val="404040" w:themeColor="text1" w:themeTint="BF"/>
    </w:rPr>
  </w:style>
  <w:style w:type="character" w:customStyle="1" w:styleId="QuoteChar">
    <w:name w:val="Quote Char"/>
    <w:basedOn w:val="DefaultParagraphFont"/>
    <w:link w:val="Quote"/>
    <w:uiPriority w:val="29"/>
    <w:rsid w:val="005F3D0A"/>
    <w:rPr>
      <w:rFonts w:ascii="Calibri" w:hAnsi="Calibri"/>
      <w:i/>
      <w:iCs/>
      <w:color w:val="404040" w:themeColor="text1" w:themeTint="BF"/>
    </w:rPr>
  </w:style>
  <w:style w:type="paragraph" w:styleId="ListParagraph">
    <w:name w:val="List Paragraph"/>
    <w:basedOn w:val="Normal"/>
    <w:uiPriority w:val="34"/>
    <w:qFormat/>
    <w:rsid w:val="005F3D0A"/>
    <w:pPr>
      <w:ind w:left="720"/>
      <w:contextualSpacing/>
    </w:pPr>
  </w:style>
  <w:style w:type="character" w:styleId="IntenseEmphasis">
    <w:name w:val="Intense Emphasis"/>
    <w:basedOn w:val="DefaultParagraphFont"/>
    <w:uiPriority w:val="21"/>
    <w:qFormat/>
    <w:rsid w:val="005F3D0A"/>
    <w:rPr>
      <w:i/>
      <w:iCs/>
      <w:color w:val="0F4761" w:themeColor="accent1" w:themeShade="BF"/>
    </w:rPr>
  </w:style>
  <w:style w:type="paragraph" w:styleId="IntenseQuote">
    <w:name w:val="Intense Quote"/>
    <w:basedOn w:val="Normal"/>
    <w:next w:val="Normal"/>
    <w:link w:val="IntenseQuoteChar"/>
    <w:uiPriority w:val="30"/>
    <w:qFormat/>
    <w:rsid w:val="005F3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D0A"/>
    <w:rPr>
      <w:rFonts w:ascii="Calibri" w:hAnsi="Calibri"/>
      <w:i/>
      <w:iCs/>
      <w:color w:val="0F4761" w:themeColor="accent1" w:themeShade="BF"/>
    </w:rPr>
  </w:style>
  <w:style w:type="character" w:styleId="IntenseReference">
    <w:name w:val="Intense Reference"/>
    <w:basedOn w:val="DefaultParagraphFont"/>
    <w:uiPriority w:val="32"/>
    <w:qFormat/>
    <w:rsid w:val="005F3D0A"/>
    <w:rPr>
      <w:b/>
      <w:bCs/>
      <w:smallCaps/>
      <w:color w:val="0F4761" w:themeColor="accent1" w:themeShade="BF"/>
      <w:spacing w:val="5"/>
    </w:rPr>
  </w:style>
  <w:style w:type="character" w:styleId="Hyperlink">
    <w:name w:val="Hyperlink"/>
    <w:basedOn w:val="DefaultParagraphFont"/>
    <w:uiPriority w:val="99"/>
    <w:unhideWhenUsed/>
    <w:rsid w:val="00C85722"/>
    <w:rPr>
      <w:color w:val="467886" w:themeColor="hyperlink"/>
      <w:u w:val="single"/>
    </w:rPr>
  </w:style>
  <w:style w:type="character" w:customStyle="1" w:styleId="UnresolvedMention1">
    <w:name w:val="Unresolved Mention1"/>
    <w:basedOn w:val="DefaultParagraphFont"/>
    <w:uiPriority w:val="99"/>
    <w:semiHidden/>
    <w:unhideWhenUsed/>
    <w:rsid w:val="00502AF6"/>
    <w:rPr>
      <w:color w:val="605E5C"/>
      <w:shd w:val="clear" w:color="auto" w:fill="E1DFDD"/>
    </w:rPr>
  </w:style>
  <w:style w:type="paragraph" w:styleId="NormalWeb">
    <w:name w:val="Normal (Web)"/>
    <w:basedOn w:val="Normal"/>
    <w:uiPriority w:val="99"/>
    <w:unhideWhenUsed/>
    <w:rsid w:val="00292B7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3569B"/>
    <w:rPr>
      <w:b/>
      <w:bCs/>
    </w:rPr>
  </w:style>
  <w:style w:type="character" w:styleId="UnresolvedMention">
    <w:name w:val="Unresolved Mention"/>
    <w:basedOn w:val="DefaultParagraphFont"/>
    <w:uiPriority w:val="99"/>
    <w:semiHidden/>
    <w:unhideWhenUsed/>
    <w:rsid w:val="00953062"/>
    <w:rPr>
      <w:color w:val="605E5C"/>
      <w:shd w:val="clear" w:color="auto" w:fill="E1DFDD"/>
    </w:rPr>
  </w:style>
  <w:style w:type="paragraph" w:styleId="Revision">
    <w:name w:val="Revision"/>
    <w:hidden/>
    <w:uiPriority w:val="99"/>
    <w:semiHidden/>
    <w:rsid w:val="00B367DC"/>
    <w:pPr>
      <w:spacing w:after="0" w:line="240" w:lineRule="auto"/>
    </w:pPr>
    <w:rPr>
      <w:rFonts w:ascii="Calibri" w:hAnsi="Calibri"/>
    </w:rPr>
  </w:style>
  <w:style w:type="character" w:styleId="CommentReference">
    <w:name w:val="annotation reference"/>
    <w:basedOn w:val="DefaultParagraphFont"/>
    <w:uiPriority w:val="99"/>
    <w:semiHidden/>
    <w:unhideWhenUsed/>
    <w:rsid w:val="00B367DC"/>
    <w:rPr>
      <w:sz w:val="16"/>
      <w:szCs w:val="16"/>
    </w:rPr>
  </w:style>
  <w:style w:type="paragraph" w:styleId="CommentText">
    <w:name w:val="annotation text"/>
    <w:basedOn w:val="Normal"/>
    <w:link w:val="CommentTextChar"/>
    <w:uiPriority w:val="99"/>
    <w:unhideWhenUsed/>
    <w:rsid w:val="00B367DC"/>
    <w:pPr>
      <w:spacing w:line="240" w:lineRule="auto"/>
    </w:pPr>
    <w:rPr>
      <w:sz w:val="20"/>
      <w:szCs w:val="20"/>
    </w:rPr>
  </w:style>
  <w:style w:type="character" w:customStyle="1" w:styleId="CommentTextChar">
    <w:name w:val="Comment Text Char"/>
    <w:basedOn w:val="DefaultParagraphFont"/>
    <w:link w:val="CommentText"/>
    <w:uiPriority w:val="99"/>
    <w:rsid w:val="00B367DC"/>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367DC"/>
    <w:rPr>
      <w:b/>
      <w:bCs/>
    </w:rPr>
  </w:style>
  <w:style w:type="character" w:customStyle="1" w:styleId="CommentSubjectChar">
    <w:name w:val="Comment Subject Char"/>
    <w:basedOn w:val="CommentTextChar"/>
    <w:link w:val="CommentSubject"/>
    <w:uiPriority w:val="99"/>
    <w:semiHidden/>
    <w:rsid w:val="00B367DC"/>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6148">
      <w:bodyDiv w:val="1"/>
      <w:marLeft w:val="0"/>
      <w:marRight w:val="0"/>
      <w:marTop w:val="0"/>
      <w:marBottom w:val="0"/>
      <w:divBdr>
        <w:top w:val="none" w:sz="0" w:space="0" w:color="auto"/>
        <w:left w:val="none" w:sz="0" w:space="0" w:color="auto"/>
        <w:bottom w:val="none" w:sz="0" w:space="0" w:color="auto"/>
        <w:right w:val="none" w:sz="0" w:space="0" w:color="auto"/>
      </w:divBdr>
    </w:div>
    <w:div w:id="106775459">
      <w:bodyDiv w:val="1"/>
      <w:marLeft w:val="0"/>
      <w:marRight w:val="0"/>
      <w:marTop w:val="0"/>
      <w:marBottom w:val="0"/>
      <w:divBdr>
        <w:top w:val="none" w:sz="0" w:space="0" w:color="auto"/>
        <w:left w:val="none" w:sz="0" w:space="0" w:color="auto"/>
        <w:bottom w:val="none" w:sz="0" w:space="0" w:color="auto"/>
        <w:right w:val="none" w:sz="0" w:space="0" w:color="auto"/>
      </w:divBdr>
    </w:div>
    <w:div w:id="609356481">
      <w:bodyDiv w:val="1"/>
      <w:marLeft w:val="0"/>
      <w:marRight w:val="0"/>
      <w:marTop w:val="0"/>
      <w:marBottom w:val="0"/>
      <w:divBdr>
        <w:top w:val="none" w:sz="0" w:space="0" w:color="auto"/>
        <w:left w:val="none" w:sz="0" w:space="0" w:color="auto"/>
        <w:bottom w:val="none" w:sz="0" w:space="0" w:color="auto"/>
        <w:right w:val="none" w:sz="0" w:space="0" w:color="auto"/>
      </w:divBdr>
    </w:div>
    <w:div w:id="726488377">
      <w:bodyDiv w:val="1"/>
      <w:marLeft w:val="0"/>
      <w:marRight w:val="0"/>
      <w:marTop w:val="0"/>
      <w:marBottom w:val="0"/>
      <w:divBdr>
        <w:top w:val="none" w:sz="0" w:space="0" w:color="auto"/>
        <w:left w:val="none" w:sz="0" w:space="0" w:color="auto"/>
        <w:bottom w:val="none" w:sz="0" w:space="0" w:color="auto"/>
        <w:right w:val="none" w:sz="0" w:space="0" w:color="auto"/>
      </w:divBdr>
    </w:div>
    <w:div w:id="792746328">
      <w:bodyDiv w:val="1"/>
      <w:marLeft w:val="0"/>
      <w:marRight w:val="0"/>
      <w:marTop w:val="0"/>
      <w:marBottom w:val="0"/>
      <w:divBdr>
        <w:top w:val="none" w:sz="0" w:space="0" w:color="auto"/>
        <w:left w:val="none" w:sz="0" w:space="0" w:color="auto"/>
        <w:bottom w:val="none" w:sz="0" w:space="0" w:color="auto"/>
        <w:right w:val="none" w:sz="0" w:space="0" w:color="auto"/>
      </w:divBdr>
    </w:div>
    <w:div w:id="1162544470">
      <w:bodyDiv w:val="1"/>
      <w:marLeft w:val="0"/>
      <w:marRight w:val="0"/>
      <w:marTop w:val="0"/>
      <w:marBottom w:val="0"/>
      <w:divBdr>
        <w:top w:val="none" w:sz="0" w:space="0" w:color="auto"/>
        <w:left w:val="none" w:sz="0" w:space="0" w:color="auto"/>
        <w:bottom w:val="none" w:sz="0" w:space="0" w:color="auto"/>
        <w:right w:val="none" w:sz="0" w:space="0" w:color="auto"/>
      </w:divBdr>
    </w:div>
    <w:div w:id="1219829222">
      <w:bodyDiv w:val="1"/>
      <w:marLeft w:val="0"/>
      <w:marRight w:val="0"/>
      <w:marTop w:val="0"/>
      <w:marBottom w:val="0"/>
      <w:divBdr>
        <w:top w:val="none" w:sz="0" w:space="0" w:color="auto"/>
        <w:left w:val="none" w:sz="0" w:space="0" w:color="auto"/>
        <w:bottom w:val="none" w:sz="0" w:space="0" w:color="auto"/>
        <w:right w:val="none" w:sz="0" w:space="0" w:color="auto"/>
      </w:divBdr>
    </w:div>
    <w:div w:id="1697078203">
      <w:bodyDiv w:val="1"/>
      <w:marLeft w:val="0"/>
      <w:marRight w:val="0"/>
      <w:marTop w:val="0"/>
      <w:marBottom w:val="0"/>
      <w:divBdr>
        <w:top w:val="none" w:sz="0" w:space="0" w:color="auto"/>
        <w:left w:val="none" w:sz="0" w:space="0" w:color="auto"/>
        <w:bottom w:val="none" w:sz="0" w:space="0" w:color="auto"/>
        <w:right w:val="none" w:sz="0" w:space="0" w:color="auto"/>
      </w:divBdr>
    </w:div>
    <w:div w:id="1716928764">
      <w:bodyDiv w:val="1"/>
      <w:marLeft w:val="0"/>
      <w:marRight w:val="0"/>
      <w:marTop w:val="0"/>
      <w:marBottom w:val="0"/>
      <w:divBdr>
        <w:top w:val="none" w:sz="0" w:space="0" w:color="auto"/>
        <w:left w:val="none" w:sz="0" w:space="0" w:color="auto"/>
        <w:bottom w:val="none" w:sz="0" w:space="0" w:color="auto"/>
        <w:right w:val="none" w:sz="0" w:space="0" w:color="auto"/>
      </w:divBdr>
    </w:div>
    <w:div w:id="1751542074">
      <w:bodyDiv w:val="1"/>
      <w:marLeft w:val="0"/>
      <w:marRight w:val="0"/>
      <w:marTop w:val="0"/>
      <w:marBottom w:val="0"/>
      <w:divBdr>
        <w:top w:val="none" w:sz="0" w:space="0" w:color="auto"/>
        <w:left w:val="none" w:sz="0" w:space="0" w:color="auto"/>
        <w:bottom w:val="none" w:sz="0" w:space="0" w:color="auto"/>
        <w:right w:val="none" w:sz="0" w:space="0" w:color="auto"/>
      </w:divBdr>
    </w:div>
    <w:div w:id="182376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lkskinonline.com/collections/men" TargetMode="External"/><Relationship Id="rId18" Type="http://schemas.openxmlformats.org/officeDocument/2006/relationships/hyperlink" Target="https://silkskinonline.com/products/compact-wallet" TargetMode="External"/><Relationship Id="rId26" Type="http://schemas.openxmlformats.org/officeDocument/2006/relationships/hyperlink" Target="https://silkskinonline.com/" TargetMode="External"/><Relationship Id="rId39" Type="http://schemas.openxmlformats.org/officeDocument/2006/relationships/hyperlink" Target="https://silkskinonline.com/products/journey" TargetMode="External"/><Relationship Id="rId21" Type="http://schemas.openxmlformats.org/officeDocument/2006/relationships/hyperlink" Target="https://silkskinonline.com/collections/men-accessories" TargetMode="External"/><Relationship Id="rId34" Type="http://schemas.openxmlformats.org/officeDocument/2006/relationships/hyperlink" Target="https://silkskinonline.com/products/perfect-wallet" TargetMode="External"/><Relationship Id="rId42" Type="http://schemas.openxmlformats.org/officeDocument/2006/relationships/hyperlink" Target="https://silkskinonline.com/products/ready" TargetMode="External"/><Relationship Id="rId47" Type="http://schemas.openxmlformats.org/officeDocument/2006/relationships/hyperlink" Target="https://silkskinonline.com/" TargetMode="External"/><Relationship Id="rId50" Type="http://schemas.openxmlformats.org/officeDocument/2006/relationships/hyperlink" Target="https://silkskinonline.com/products/key-chain" TargetMode="External"/><Relationship Id="rId55" Type="http://schemas.openxmlformats.org/officeDocument/2006/relationships/hyperlink" Target="https://silkskinonline.com/pages/faqs" TargetMode="External"/><Relationship Id="rId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silkskinonline.com/collections/men-wallets" TargetMode="External"/><Relationship Id="rId29" Type="http://schemas.openxmlformats.org/officeDocument/2006/relationships/hyperlink" Target="https://silkskinonline.com/collections/all" TargetMode="External"/><Relationship Id="rId11" Type="http://schemas.openxmlformats.org/officeDocument/2006/relationships/hyperlink" Target="https://silkskinonline.com/collections/card-holder" TargetMode="External"/><Relationship Id="rId24" Type="http://schemas.openxmlformats.org/officeDocument/2006/relationships/hyperlink" Target="https://silkskinonline.com/" TargetMode="External"/><Relationship Id="rId32" Type="http://schemas.openxmlformats.org/officeDocument/2006/relationships/hyperlink" Target="https://silkskinonline.com/collections/women" TargetMode="External"/><Relationship Id="rId37" Type="http://schemas.openxmlformats.org/officeDocument/2006/relationships/hyperlink" Target="https://silkskinonline.com/products/braided" TargetMode="External"/><Relationship Id="rId40" Type="http://schemas.openxmlformats.org/officeDocument/2006/relationships/hyperlink" Target="https://silkskinonline.com/" TargetMode="External"/><Relationship Id="rId45" Type="http://schemas.openxmlformats.org/officeDocument/2006/relationships/hyperlink" Target="https://silkskinonline.com/collections/all" TargetMode="External"/><Relationship Id="rId53" Type="http://schemas.openxmlformats.org/officeDocument/2006/relationships/hyperlink" Target="https://silkskinonline.com/pages/corporate-gifting" TargetMode="Externa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hyperlink" Target="https://silkskinonline.com/products/pocketmate" TargetMode="Externa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silkskinonline.com/collections/all" TargetMode="External"/><Relationship Id="rId22" Type="http://schemas.openxmlformats.org/officeDocument/2006/relationships/hyperlink" Target="https://silkskinonline.com/collections/men-bags" TargetMode="External"/><Relationship Id="rId27" Type="http://schemas.openxmlformats.org/officeDocument/2006/relationships/hyperlink" Target="https://silkskinonline.com/products/supreme-keyring" TargetMode="External"/><Relationship Id="rId30" Type="http://schemas.openxmlformats.org/officeDocument/2006/relationships/hyperlink" Target="https://silkskinonline.com/collections/women-wallet" TargetMode="External"/><Relationship Id="rId35" Type="http://schemas.openxmlformats.org/officeDocument/2006/relationships/hyperlink" Target="https://silkskinonline.com/collections/women-handbags" TargetMode="External"/><Relationship Id="rId43" Type="http://schemas.openxmlformats.org/officeDocument/2006/relationships/hyperlink" Target="https://silkskinonline.com/" TargetMode="External"/><Relationship Id="rId48" Type="http://schemas.openxmlformats.org/officeDocument/2006/relationships/hyperlink" Target="https://silkskinonline.com/products/executive-essentials-tan" TargetMode="External"/><Relationship Id="rId56" Type="http://schemas.openxmlformats.org/officeDocument/2006/relationships/hyperlink" Target="https://silkskinonline.com/pages/contact" TargetMode="External"/><Relationship Id="rId8" Type="http://schemas.microsoft.com/office/2011/relationships/commentsExtended" Target="commentsExtended.xml"/><Relationship Id="rId51" Type="http://schemas.openxmlformats.org/officeDocument/2006/relationships/hyperlink" Target="https://silkskinonline.com/collections/women-wallet" TargetMode="External"/><Relationship Id="rId3" Type="http://schemas.openxmlformats.org/officeDocument/2006/relationships/styles" Target="styles.xml"/><Relationship Id="rId12" Type="http://schemas.openxmlformats.org/officeDocument/2006/relationships/hyperlink" Target="https://silkskinonline.com/" TargetMode="External"/><Relationship Id="rId17" Type="http://schemas.openxmlformats.org/officeDocument/2006/relationships/hyperlink" Target="https://silkskinonline.com/" TargetMode="External"/><Relationship Id="rId25" Type="http://schemas.openxmlformats.org/officeDocument/2006/relationships/hyperlink" Target="https://silkskinonline.com/collections/men-accessories" TargetMode="External"/><Relationship Id="rId33" Type="http://schemas.openxmlformats.org/officeDocument/2006/relationships/hyperlink" Target="https://silkskinonline.com/pages/about-us" TargetMode="External"/><Relationship Id="rId38" Type="http://schemas.openxmlformats.org/officeDocument/2006/relationships/hyperlink" Target="https://silkskinonline.com/collections/women" TargetMode="External"/><Relationship Id="rId46" Type="http://schemas.openxmlformats.org/officeDocument/2006/relationships/hyperlink" Target="https://silkskinonline.com/collections/gifts" TargetMode="External"/><Relationship Id="rId59" Type="http://schemas.openxmlformats.org/officeDocument/2006/relationships/theme" Target="theme/theme1.xml"/><Relationship Id="rId20" Type="http://schemas.openxmlformats.org/officeDocument/2006/relationships/hyperlink" Target="https://silkskinonline.com/products/bifold-wallet" TargetMode="External"/><Relationship Id="rId41" Type="http://schemas.openxmlformats.org/officeDocument/2006/relationships/hyperlink" Target="https://silkskinonline.com/collections/travel" TargetMode="External"/><Relationship Id="rId54" Type="http://schemas.openxmlformats.org/officeDocument/2006/relationships/hyperlink" Target="https://silkskinonline.com/" TargetMode="External"/><Relationship Id="rId1" Type="http://schemas.openxmlformats.org/officeDocument/2006/relationships/customXml" Target="../customXml/item1.xml"/><Relationship Id="rId6" Type="http://schemas.openxmlformats.org/officeDocument/2006/relationships/hyperlink" Target="https://silkskinonline.com/" TargetMode="External"/><Relationship Id="rId15" Type="http://schemas.openxmlformats.org/officeDocument/2006/relationships/hyperlink" Target="https://silkskinonline.com/pages/faqs" TargetMode="External"/><Relationship Id="rId23" Type="http://schemas.openxmlformats.org/officeDocument/2006/relationships/hyperlink" Target="https://silkskinonline.com/products/carrysmart" TargetMode="External"/><Relationship Id="rId28" Type="http://schemas.openxmlformats.org/officeDocument/2006/relationships/hyperlink" Target="https://silkskinonline.com/products/croco-belt-tan" TargetMode="External"/><Relationship Id="rId36" Type="http://schemas.openxmlformats.org/officeDocument/2006/relationships/hyperlink" Target="https://silkskinonline.com/products/diana-bag" TargetMode="External"/><Relationship Id="rId49" Type="http://schemas.openxmlformats.org/officeDocument/2006/relationships/hyperlink" Target="https://silkskinonline.com/collections/card-holder" TargetMode="External"/><Relationship Id="rId57" Type="http://schemas.openxmlformats.org/officeDocument/2006/relationships/fontTable" Target="fontTable.xml"/><Relationship Id="rId10" Type="http://schemas.microsoft.com/office/2018/08/relationships/commentsExtensible" Target="commentsExtensible.xml"/><Relationship Id="rId31" Type="http://schemas.openxmlformats.org/officeDocument/2006/relationships/hyperlink" Target="https://silkskinonline.com/collections/all" TargetMode="External"/><Relationship Id="rId44" Type="http://schemas.openxmlformats.org/officeDocument/2006/relationships/hyperlink" Target="https://silkskinonline.com/products/lightweight" TargetMode="External"/><Relationship Id="rId52" Type="http://schemas.openxmlformats.org/officeDocument/2006/relationships/hyperlink" Target="https://silkskinonline.com/products/pizzaz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8A2A4-6176-458B-A15D-65733C9948B3}">
  <ds:schemaRefs>
    <ds:schemaRef ds:uri="http://schemas.openxmlformats.org/officeDocument/2006/bibliography"/>
  </ds:schemaRefs>
</ds:datastoreItem>
</file>

<file path=docMetadata/LabelInfo.xml><?xml version="1.0" encoding="utf-8"?>
<clbl:labelList xmlns:clbl="http://schemas.microsoft.com/office/2020/mipLabelMetadata">
  <clbl:label id="{6ca4b045-1887-4427-8d76-d31800fd0d81}" enabled="1" method="Standard" siteId="{2600e953-dff1-43e7-8800-7426a528ea50}" contentBits="0" removed="0"/>
</clbl:labelList>
</file>

<file path=docProps/app.xml><?xml version="1.0" encoding="utf-8"?>
<Properties xmlns="http://schemas.openxmlformats.org/officeDocument/2006/extended-properties" xmlns:vt="http://schemas.openxmlformats.org/officeDocument/2006/docPropsVTypes">
  <Template>Normal</Template>
  <TotalTime>33</TotalTime>
  <Pages>15</Pages>
  <Words>4630</Words>
  <Characters>29083</Characters>
  <Application>Microsoft Office Word</Application>
  <DocSecurity>0</DocSecurity>
  <Lines>548</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Kalam</dc:creator>
  <cp:keywords/>
  <dc:description/>
  <cp:lastModifiedBy>Hassan Nadeem &lt;US ARL MSG EM&gt;</cp:lastModifiedBy>
  <cp:revision>30</cp:revision>
  <cp:lastPrinted>2026-02-25T03:20:00Z</cp:lastPrinted>
  <dcterms:created xsi:type="dcterms:W3CDTF">2026-02-24T21:56:00Z</dcterms:created>
  <dcterms:modified xsi:type="dcterms:W3CDTF">2026-02-25T03:29:00Z</dcterms:modified>
</cp:coreProperties>
</file>